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76202</wp:posOffset>
            </wp:positionH>
            <wp:positionV relativeFrom="paragraph">
              <wp:posOffset>1905</wp:posOffset>
            </wp:positionV>
            <wp:extent cx="7073900" cy="1109838"/>
            <wp:effectExtent b="0" l="0" r="0" t="0"/>
            <wp:wrapSquare wrapText="bothSides" distB="0" distT="0" distL="114300" distR="114300"/>
            <wp:docPr id="9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1109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14" w:lineRule="auto"/>
        <w:ind w:right="396"/>
        <w:jc w:val="center"/>
        <w:rPr>
          <w:rFonts w:ascii="Gill Sans" w:cs="Gill Sans" w:eastAsia="Gill Sans" w:hAnsi="Gill Sans"/>
          <w:b w:val="1"/>
          <w:smallCaps w:val="1"/>
          <w:sz w:val="50"/>
          <w:szCs w:val="50"/>
        </w:rPr>
      </w:pPr>
      <w:r w:rsidDel="00000000" w:rsidR="00000000" w:rsidRPr="00000000">
        <w:rPr>
          <w:rFonts w:ascii="Gill Sans" w:cs="Gill Sans" w:eastAsia="Gill Sans" w:hAnsi="Gill Sans"/>
          <w:b w:val="1"/>
          <w:smallCaps w:val="1"/>
          <w:sz w:val="50"/>
          <w:szCs w:val="50"/>
          <w:rtl w:val="0"/>
        </w:rPr>
        <w:t xml:space="preserve">AN INVESTIGATORY</w:t>
      </w:r>
    </w:p>
    <w:p w:rsidR="00000000" w:rsidDel="00000000" w:rsidP="00000000" w:rsidRDefault="00000000" w:rsidRPr="00000000" w14:paraId="00000004">
      <w:pPr>
        <w:spacing w:before="214" w:lineRule="auto"/>
        <w:ind w:right="396"/>
        <w:jc w:val="center"/>
        <w:rPr>
          <w:rFonts w:ascii="Gill Sans" w:cs="Gill Sans" w:eastAsia="Gill Sans" w:hAnsi="Gill Sans"/>
          <w:b w:val="1"/>
          <w:smallCaps w:val="1"/>
          <w:sz w:val="50"/>
          <w:szCs w:val="50"/>
        </w:rPr>
      </w:pPr>
      <w:r w:rsidDel="00000000" w:rsidR="00000000" w:rsidRPr="00000000">
        <w:rPr>
          <w:rFonts w:ascii="Gill Sans" w:cs="Gill Sans" w:eastAsia="Gill Sans" w:hAnsi="Gill Sans"/>
          <w:b w:val="1"/>
          <w:smallCaps w:val="1"/>
          <w:sz w:val="50"/>
          <w:szCs w:val="50"/>
          <w:rtl w:val="0"/>
        </w:rPr>
        <w:t xml:space="preserve">PROJECT</w:t>
      </w:r>
    </w:p>
    <w:p w:rsidR="00000000" w:rsidDel="00000000" w:rsidP="00000000" w:rsidRDefault="00000000" w:rsidRPr="00000000" w14:paraId="00000005">
      <w:pPr>
        <w:spacing w:before="214" w:lineRule="auto"/>
        <w:ind w:right="396"/>
        <w:jc w:val="center"/>
        <w:rPr>
          <w:rFonts w:ascii="Gill Sans" w:cs="Gill Sans" w:eastAsia="Gill Sans" w:hAnsi="Gill Sans"/>
          <w:b w:val="1"/>
          <w:smallCaps w:val="1"/>
          <w:sz w:val="50"/>
          <w:szCs w:val="50"/>
        </w:rPr>
      </w:pPr>
      <w:r w:rsidDel="00000000" w:rsidR="00000000" w:rsidRPr="00000000">
        <w:rPr>
          <w:rFonts w:ascii="Gill Sans" w:cs="Gill Sans" w:eastAsia="Gill Sans" w:hAnsi="Gill Sans"/>
          <w:b w:val="1"/>
          <w:smallCaps w:val="1"/>
          <w:sz w:val="50"/>
          <w:szCs w:val="50"/>
          <w:rtl w:val="0"/>
        </w:rPr>
        <w:t xml:space="preserve">ON</w:t>
      </w:r>
    </w:p>
    <w:p w:rsidR="00000000" w:rsidDel="00000000" w:rsidP="00000000" w:rsidRDefault="00000000" w:rsidRPr="00000000" w14:paraId="00000006">
      <w:pPr>
        <w:spacing w:before="214" w:lineRule="auto"/>
        <w:ind w:right="396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1565275</wp:posOffset>
            </wp:positionH>
            <wp:positionV relativeFrom="paragraph">
              <wp:posOffset>114300</wp:posOffset>
            </wp:positionV>
            <wp:extent cx="3938588" cy="2301371"/>
            <wp:effectExtent b="0" l="0" r="0" t="0"/>
            <wp:wrapTopAndBottom distB="0" distT="0"/>
            <wp:docPr id="8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301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Style w:val="Title"/>
        <w:spacing w:before="214" w:lineRule="auto"/>
        <w:ind w:right="396"/>
        <w:jc w:val="center"/>
        <w:rPr>
          <w:sz w:val="44"/>
          <w:szCs w:val="44"/>
        </w:rPr>
      </w:pPr>
      <w:bookmarkStart w:colFirst="0" w:colLast="0" w:name="_heading=h.jlgqqo98zr31" w:id="1"/>
      <w:bookmarkEnd w:id="1"/>
      <w:r w:rsidDel="00000000" w:rsidR="00000000" w:rsidRPr="00000000">
        <w:rPr>
          <w:sz w:val="44"/>
          <w:szCs w:val="44"/>
          <w:rtl w:val="0"/>
        </w:rPr>
        <w:t xml:space="preserve">ENTERPRICE RESOURCE 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14" w:lineRule="auto"/>
        <w:ind w:right="396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5461"/>
        </w:tabs>
        <w:spacing w:before="83" w:lineRule="auto"/>
        <w:ind w:left="421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Submmitted to:-</w:t>
        <w:tab/>
        <w:t xml:space="preserve">                Submmitted by:-</w:t>
      </w:r>
    </w:p>
    <w:p w:rsidR="00000000" w:rsidDel="00000000" w:rsidP="00000000" w:rsidRDefault="00000000" w:rsidRPr="00000000" w14:paraId="0000000A">
      <w:pPr>
        <w:spacing w:before="214" w:lineRule="auto"/>
        <w:ind w:left="0" w:right="396" w:firstLine="0"/>
        <w:rPr>
          <w:rFonts w:ascii="Impact" w:cs="Impact" w:eastAsia="Impact" w:hAnsi="Impact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Mr. C. Vijaya Kumar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B.Tech,MBA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    </w:t>
      </w:r>
      <w:r w:rsidDel="00000000" w:rsidR="00000000" w:rsidRPr="00000000">
        <w:rPr>
          <w:rFonts w:ascii="Arial" w:cs="Arial" w:eastAsia="Arial" w:hAnsi="Arial"/>
          <w:color w:val="3c3c3c"/>
          <w:sz w:val="42"/>
          <w:szCs w:val="42"/>
          <w:shd w:fill="f7f7f7" w:val="clear"/>
          <w:rtl w:val="0"/>
        </w:rPr>
        <w:t xml:space="preserve">◘</w:t>
      </w:r>
      <w:r w:rsidDel="00000000" w:rsidR="00000000" w:rsidRPr="00000000">
        <w:rPr>
          <w:rFonts w:ascii="Arial" w:cs="Arial" w:eastAsia="Arial" w:hAnsi="Arial"/>
          <w:color w:val="3c3c3c"/>
          <w:sz w:val="41"/>
          <w:szCs w:val="41"/>
          <w:shd w:fill="f7f7f7" w:val="clear"/>
          <w:rtl w:val="0"/>
        </w:rPr>
        <w:t xml:space="preserve"> </w:t>
      </w:r>
      <w:r w:rsidDel="00000000" w:rsidR="00000000" w:rsidRPr="00000000">
        <w:rPr>
          <w:rFonts w:ascii="Impact" w:cs="Impact" w:eastAsia="Impact" w:hAnsi="Impact"/>
          <w:sz w:val="32"/>
          <w:szCs w:val="32"/>
          <w:rtl w:val="0"/>
        </w:rPr>
        <w:t xml:space="preserve">SK. MOHAMMED IKRAM</w:t>
      </w:r>
    </w:p>
    <w:p w:rsidR="00000000" w:rsidDel="00000000" w:rsidP="00000000" w:rsidRDefault="00000000" w:rsidRPr="00000000" w14:paraId="0000000B">
      <w:pPr>
        <w:spacing w:before="214" w:lineRule="auto"/>
        <w:ind w:left="6480" w:right="396" w:firstLine="0"/>
        <w:rPr>
          <w:rFonts w:ascii="Impact" w:cs="Impact" w:eastAsia="Impact" w:hAnsi="Impact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3c3c3c"/>
          <w:sz w:val="42"/>
          <w:szCs w:val="42"/>
          <w:shd w:fill="f7f7f7" w:val="clear"/>
          <w:rtl w:val="0"/>
        </w:rPr>
        <w:t xml:space="preserve">◘</w:t>
      </w:r>
      <w:r w:rsidDel="00000000" w:rsidR="00000000" w:rsidRPr="00000000">
        <w:rPr>
          <w:rFonts w:ascii="Arial" w:cs="Arial" w:eastAsia="Arial" w:hAnsi="Arial"/>
          <w:color w:val="3c3c3c"/>
          <w:sz w:val="47"/>
          <w:szCs w:val="47"/>
          <w:shd w:fill="f7f7f7" w:val="clear"/>
          <w:rtl w:val="0"/>
        </w:rPr>
        <w:t xml:space="preserve"> </w:t>
      </w:r>
      <w:r w:rsidDel="00000000" w:rsidR="00000000" w:rsidRPr="00000000">
        <w:rPr>
          <w:rFonts w:ascii="Impact" w:cs="Impact" w:eastAsia="Impact" w:hAnsi="Impact"/>
          <w:sz w:val="32"/>
          <w:szCs w:val="32"/>
          <w:rtl w:val="0"/>
        </w:rPr>
        <w:t xml:space="preserve">SK. MEERA MOHIDDIN</w:t>
      </w:r>
    </w:p>
    <w:p w:rsidR="00000000" w:rsidDel="00000000" w:rsidP="00000000" w:rsidRDefault="00000000" w:rsidRPr="00000000" w14:paraId="0000000C">
      <w:pPr>
        <w:spacing w:before="214" w:lineRule="auto"/>
        <w:ind w:left="6480" w:right="396" w:firstLine="0"/>
        <w:rPr>
          <w:rFonts w:ascii="Impact" w:cs="Impact" w:eastAsia="Impact" w:hAnsi="Impact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3c3c3c"/>
          <w:sz w:val="42"/>
          <w:szCs w:val="42"/>
          <w:shd w:fill="f7f7f7" w:val="clear"/>
          <w:rtl w:val="0"/>
        </w:rPr>
        <w:t xml:space="preserve">◘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Impact" w:cs="Impact" w:eastAsia="Impact" w:hAnsi="Impact"/>
          <w:sz w:val="32"/>
          <w:szCs w:val="32"/>
          <w:rtl w:val="0"/>
        </w:rPr>
        <w:t xml:space="preserve">K. JAYANTH KUMAR</w:t>
      </w:r>
    </w:p>
    <w:p w:rsidR="00000000" w:rsidDel="00000000" w:rsidP="00000000" w:rsidRDefault="00000000" w:rsidRPr="00000000" w14:paraId="0000000D">
      <w:pPr>
        <w:spacing w:before="214" w:lineRule="auto"/>
        <w:ind w:left="6480" w:right="396" w:firstLine="0"/>
        <w:rPr>
          <w:rFonts w:ascii="Arial" w:cs="Arial" w:eastAsia="Arial" w:hAnsi="Arial"/>
          <w:color w:val="3c3c3c"/>
          <w:sz w:val="42"/>
          <w:szCs w:val="42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2880" w:firstLine="720"/>
        <w:rPr>
          <w:rFonts w:ascii="Times New Roman" w:cs="Times New Roman" w:eastAsia="Times New Roman" w:hAnsi="Times New Roman"/>
          <w:b w:val="1"/>
          <w:sz w:val="64"/>
          <w:szCs w:val="6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4"/>
          <w:szCs w:val="64"/>
          <w:vertAlign w:val="subscript"/>
          <w:rtl w:val="0"/>
        </w:rPr>
        <w:t xml:space="preserve">CERTIFICATE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4" w:lineRule="auto"/>
        <w:rPr>
          <w:rFonts w:ascii="Times New Roman" w:cs="Times New Roman" w:eastAsia="Times New Roman" w:hAnsi="Times New Roman"/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This is to certify that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 SK.MOHAMMED IKRAM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a student of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Class-XII of GVK Chinmaya Vidyalaya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has successfully completed the research on the project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 ERP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under the Guidance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 Mr C. VIJAYA KUMAR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during the year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2020-21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in partial fulfillment of Computer practical examination conducted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CBSE, ANDHRA PRADESH.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4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4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4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5"/>
          <w:szCs w:val="25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Date :    </w:t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5"/>
          <w:szCs w:val="25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__________________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5"/>
          <w:szCs w:val="25"/>
          <w:rtl w:val="0"/>
        </w:rPr>
        <w:t xml:space="preserve">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5"/>
          <w:szCs w:val="25"/>
          <w:u w:val="single"/>
          <w:rtl w:val="0"/>
        </w:rPr>
        <w:t xml:space="preserve">                                                            </w:t>
      </w:r>
    </w:p>
    <w:p w:rsidR="00000000" w:rsidDel="00000000" w:rsidP="00000000" w:rsidRDefault="00000000" w:rsidRPr="00000000" w14:paraId="00000016">
      <w:pPr>
        <w:spacing w:before="207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                                                                           Principal’s Signature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Signature of Internal                             Signature of External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Examiner                                                Examiner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__________________                              __________________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78" w:lineRule="auto"/>
        <w:ind w:right="1087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78" w:lineRule="auto"/>
        <w:ind w:left="0" w:right="1087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Countersigned by:</w:t>
      </w:r>
    </w:p>
    <w:p w:rsidR="00000000" w:rsidDel="00000000" w:rsidP="00000000" w:rsidRDefault="00000000" w:rsidRPr="00000000" w14:paraId="00000022">
      <w:pPr>
        <w:spacing w:before="78" w:lineRule="auto"/>
        <w:ind w:right="1087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Mr.C.Vijaya Kumar</w:t>
      </w:r>
    </w:p>
    <w:p w:rsidR="00000000" w:rsidDel="00000000" w:rsidP="00000000" w:rsidRDefault="00000000" w:rsidRPr="00000000" w14:paraId="00000023">
      <w:pPr>
        <w:spacing w:before="78" w:lineRule="auto"/>
        <w:ind w:right="1087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PGT(CS)</w:t>
      </w:r>
    </w:p>
    <w:p w:rsidR="00000000" w:rsidDel="00000000" w:rsidP="00000000" w:rsidRDefault="00000000" w:rsidRPr="00000000" w14:paraId="00000024">
      <w:pPr>
        <w:spacing w:before="214" w:lineRule="auto"/>
        <w:ind w:left="0" w:right="396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78" w:lineRule="auto"/>
        <w:ind w:right="1087" w:firstLine="720"/>
        <w:jc w:val="center"/>
        <w:rPr>
          <w:rFonts w:ascii="Times New Roman" w:cs="Times New Roman" w:eastAsia="Times New Roman" w:hAnsi="Times New Roman"/>
          <w:b w:val="1"/>
          <w:sz w:val="58"/>
          <w:szCs w:val="5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78" w:lineRule="auto"/>
        <w:ind w:right="1087" w:firstLine="720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u w:val="single"/>
          <w:rtl w:val="0"/>
        </w:rPr>
        <w:t xml:space="preserve">Acknowledgement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840" w:lineRule="auto"/>
        <w:ind w:right="108"/>
        <w:jc w:val="center"/>
        <w:rPr>
          <w:rFonts w:ascii="Gabriola" w:cs="Gabriola" w:eastAsia="Gabriola" w:hAnsi="Gabriola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 have taken efforts in this project. However, it would not have been possible without the kind support and help of many individuals.</w:t>
      </w:r>
    </w:p>
    <w:p w:rsidR="00000000" w:rsidDel="00000000" w:rsidP="00000000" w:rsidRDefault="00000000" w:rsidRPr="00000000" w14:paraId="00000029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 would like to thank my principal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Mr. Ajit Thakur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and school for providing facilities required to do my project.</w:t>
      </w:r>
    </w:p>
    <w:p w:rsidR="00000000" w:rsidDel="00000000" w:rsidP="00000000" w:rsidRDefault="00000000" w:rsidRPr="00000000" w14:paraId="0000002B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 am highly indebted to my computer teacher,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Mr C. Vijaya Kumar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, for his invaluable guidance which has sustained my efforts in all stages of this  project work.</w:t>
      </w:r>
    </w:p>
    <w:p w:rsidR="00000000" w:rsidDel="00000000" w:rsidP="00000000" w:rsidRDefault="00000000" w:rsidRPr="00000000" w14:paraId="0000002D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 would also like to thank my parents for their continuous support and encouragement.</w:t>
      </w:r>
    </w:p>
    <w:p w:rsidR="00000000" w:rsidDel="00000000" w:rsidP="00000000" w:rsidRDefault="00000000" w:rsidRPr="00000000" w14:paraId="0000002F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right="108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My thanks and appreciations also go to my fellow classmates in developing the project and to the people who have willingly helped me out with their abilities.</w:t>
      </w:r>
    </w:p>
    <w:p w:rsidR="00000000" w:rsidDel="00000000" w:rsidP="00000000" w:rsidRDefault="00000000" w:rsidRPr="00000000" w14:paraId="00000031">
      <w:pPr>
        <w:spacing w:before="214" w:lineRule="auto"/>
        <w:ind w:left="6480" w:right="396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14" w:lineRule="auto"/>
        <w:ind w:right="396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14" w:lineRule="auto"/>
        <w:ind w:right="396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14" w:lineRule="auto"/>
        <w:ind w:right="396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14" w:lineRule="auto"/>
        <w:ind w:right="396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right="109"/>
        <w:jc w:val="center"/>
        <w:rPr>
          <w:rFonts w:ascii="Times New Roman" w:cs="Times New Roman" w:eastAsia="Times New Roman" w:hAnsi="Times New Roman"/>
          <w:b w:val="1"/>
          <w:smallCaps w:val="1"/>
          <w:sz w:val="52"/>
          <w:szCs w:val="5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52"/>
          <w:szCs w:val="52"/>
          <w:u w:val="single"/>
          <w:rtl w:val="0"/>
        </w:rPr>
        <w:t xml:space="preserve">LIST OF CONTENTS:</w:t>
      </w:r>
    </w:p>
    <w:p w:rsidR="00000000" w:rsidDel="00000000" w:rsidP="00000000" w:rsidRDefault="00000000" w:rsidRPr="00000000" w14:paraId="00000037">
      <w:pPr>
        <w:spacing w:line="276" w:lineRule="auto"/>
        <w:ind w:right="109"/>
        <w:rPr>
          <w:rFonts w:ascii="Times New Roman" w:cs="Times New Roman" w:eastAsia="Times New Roman" w:hAnsi="Times New Roman"/>
          <w:b w:val="1"/>
          <w:smallCaps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6"/>
        </w:numPr>
        <w:tabs>
          <w:tab w:val="left" w:pos="360"/>
        </w:tabs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Libraries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and their 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line="276" w:lineRule="auto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line="276" w:lineRule="auto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numPr>
          <w:ilvl w:val="0"/>
          <w:numId w:val="6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Coding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numPr>
          <w:ilvl w:val="0"/>
          <w:numId w:val="6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Output</w:t>
      </w:r>
    </w:p>
    <w:p w:rsidR="00000000" w:rsidDel="00000000" w:rsidP="00000000" w:rsidRDefault="00000000" w:rsidRPr="00000000" w14:paraId="0000003F">
      <w:pPr>
        <w:widowControl w:val="1"/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numPr>
          <w:ilvl w:val="0"/>
          <w:numId w:val="6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Limitations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numPr>
          <w:ilvl w:val="0"/>
          <w:numId w:val="6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tabs>
          <w:tab w:val="left" w:pos="990"/>
          <w:tab w:val="left" w:pos="1080"/>
        </w:tabs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tabs>
          <w:tab w:val="left" w:pos="990"/>
          <w:tab w:val="left" w:pos="1080"/>
        </w:tabs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numPr>
          <w:ilvl w:val="0"/>
          <w:numId w:val="6"/>
        </w:numPr>
        <w:tabs>
          <w:tab w:val="left" w:pos="990"/>
          <w:tab w:val="left" w:pos="1080"/>
        </w:tabs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Bibliography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5461"/>
        </w:tabs>
        <w:spacing w:before="83" w:lineRule="auto"/>
        <w:ind w:left="0" w:firstLine="0"/>
        <w:rPr>
          <w:rFonts w:ascii="Arial Narrow" w:cs="Arial Narrow" w:eastAsia="Arial Narrow" w:hAnsi="Arial Narrow"/>
          <w:sz w:val="29"/>
          <w:szCs w:val="29"/>
        </w:rPr>
        <w:sectPr>
          <w:headerReference r:id="rId9" w:type="default"/>
          <w:headerReference r:id="rId10" w:type="first"/>
          <w:headerReference r:id="rId11" w:type="even"/>
          <w:footerReference r:id="rId12" w:type="default"/>
          <w:footerReference r:id="rId13" w:type="first"/>
          <w:footerReference r:id="rId14" w:type="even"/>
          <w:pgSz w:h="15840" w:w="12240" w:orient="portrait"/>
          <w:pgMar w:bottom="280" w:top="568" w:left="600" w:right="500" w:header="720" w:footer="720"/>
          <w:pgNumType w:start="1"/>
          <w:sectPrChange w:author="Ikram Shaik" w:id="0" w:date="2021-03-03T07:47:57Z">
            <w:sectPr w:rsidR="000000" w:rsidDel="000000" w:rsidRPr="000000" w:rsidSect="000000">
              <w:pgMar w:bottom="280" w:top="568" w:left="600" w:right="500" w:header="720" w:footer="720"/>
              <w:pgNumType w:start="1"/>
              <w:pgSz w:h="15840" w:w="12240" w:orient="portrait"/>
            </w:sectPr>
          </w:sectPrChange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tabs>
          <w:tab w:val="left" w:pos="990"/>
          <w:tab w:val="left" w:pos="1080"/>
        </w:tabs>
        <w:spacing w:line="276" w:lineRule="auto"/>
        <w:jc w:val="center"/>
        <w:rPr>
          <w:rFonts w:ascii="Book Antiqua" w:cs="Book Antiqua" w:eastAsia="Book Antiqua" w:hAnsi="Book Antiqua"/>
          <w:b w:val="1"/>
          <w:sz w:val="64"/>
          <w:szCs w:val="6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64"/>
          <w:szCs w:val="64"/>
          <w:u w:val="single"/>
          <w:rtl w:val="0"/>
        </w:rPr>
        <w:t xml:space="preserve">LIBRARIES AND THEIR PURPOSE</w:t>
      </w:r>
    </w:p>
    <w:p w:rsidR="00000000" w:rsidDel="00000000" w:rsidP="00000000" w:rsidRDefault="00000000" w:rsidRPr="00000000" w14:paraId="0000004A">
      <w:pPr>
        <w:widowControl w:val="1"/>
        <w:tabs>
          <w:tab w:val="left" w:pos="990"/>
          <w:tab w:val="left" w:pos="1080"/>
        </w:tabs>
        <w:spacing w:line="276" w:lineRule="auto"/>
        <w:jc w:val="center"/>
        <w:rPr>
          <w:rFonts w:ascii="Book Antiqua" w:cs="Book Antiqua" w:eastAsia="Book Antiqua" w:hAnsi="Book Antiqua"/>
          <w:b w:val="1"/>
          <w:sz w:val="64"/>
          <w:szCs w:val="6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40"/>
          <w:szCs w:val="40"/>
          <w:rtl w:val="0"/>
        </w:rPr>
        <w:t xml:space="preserve">1.Tkinter - </w:t>
      </w:r>
      <w:r w:rsidDel="00000000" w:rsidR="00000000" w:rsidRPr="00000000">
        <w:rPr>
          <w:rFonts w:ascii="Book Antiqua" w:cs="Book Antiqua" w:eastAsia="Book Antiqua" w:hAnsi="Book Antiqua"/>
          <w:sz w:val="36"/>
          <w:szCs w:val="36"/>
          <w:rtl w:val="0"/>
        </w:rPr>
        <w:t xml:space="preserve">For Creating an GUI Interface.</w:t>
      </w:r>
    </w:p>
    <w:p w:rsidR="00000000" w:rsidDel="00000000" w:rsidP="00000000" w:rsidRDefault="00000000" w:rsidRPr="00000000" w14:paraId="0000004C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40"/>
          <w:szCs w:val="40"/>
          <w:rtl w:val="0"/>
        </w:rPr>
        <w:t xml:space="preserve">2.Pillow - </w:t>
      </w:r>
      <w:r w:rsidDel="00000000" w:rsidR="00000000" w:rsidRPr="00000000">
        <w:rPr>
          <w:rFonts w:ascii="Book Antiqua" w:cs="Book Antiqua" w:eastAsia="Book Antiqua" w:hAnsi="Book Antiqua"/>
          <w:sz w:val="36"/>
          <w:szCs w:val="36"/>
          <w:rtl w:val="0"/>
        </w:rPr>
        <w:t xml:space="preserve">To insert and resize images.</w:t>
      </w:r>
    </w:p>
    <w:p w:rsidR="00000000" w:rsidDel="00000000" w:rsidP="00000000" w:rsidRDefault="00000000" w:rsidRPr="00000000" w14:paraId="0000004F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40"/>
          <w:szCs w:val="40"/>
          <w:rtl w:val="0"/>
        </w:rPr>
        <w:t xml:space="preserve">3.Messagebox -</w:t>
      </w:r>
      <w:r w:rsidDel="00000000" w:rsidR="00000000" w:rsidRPr="00000000">
        <w:rPr>
          <w:rFonts w:ascii="Book Antiqua" w:cs="Book Antiqua" w:eastAsia="Book Antiqua" w:hAnsi="Book Antiqua"/>
          <w:sz w:val="36"/>
          <w:szCs w:val="36"/>
          <w:rtl w:val="0"/>
        </w:rPr>
        <w:t xml:space="preserve"> To display messages and errors.</w:t>
      </w:r>
    </w:p>
    <w:p w:rsidR="00000000" w:rsidDel="00000000" w:rsidP="00000000" w:rsidRDefault="00000000" w:rsidRPr="00000000" w14:paraId="00000052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40"/>
          <w:szCs w:val="40"/>
          <w:rtl w:val="0"/>
        </w:rPr>
        <w:t xml:space="preserve">4.Ttk - </w:t>
      </w:r>
      <w:r w:rsidDel="00000000" w:rsidR="00000000" w:rsidRPr="00000000">
        <w:rPr>
          <w:rFonts w:ascii="Book Antiqua" w:cs="Book Antiqua" w:eastAsia="Book Antiqua" w:hAnsi="Book Antiqua"/>
          <w:sz w:val="36"/>
          <w:szCs w:val="36"/>
          <w:rtl w:val="0"/>
        </w:rPr>
        <w:t xml:space="preserve"> To create COMBOBOXES and TREE VIEW </w:t>
        <w:tab/>
        <w:tab/>
        <w:tab/>
        <w:tab/>
        <w:t xml:space="preserve">widgets.              </w:t>
      </w:r>
    </w:p>
    <w:p w:rsidR="00000000" w:rsidDel="00000000" w:rsidP="00000000" w:rsidRDefault="00000000" w:rsidRPr="00000000" w14:paraId="00000055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40"/>
          <w:szCs w:val="40"/>
          <w:rtl w:val="0"/>
        </w:rPr>
        <w:t xml:space="preserve">5.Pymysql -  </w:t>
      </w:r>
      <w:r w:rsidDel="00000000" w:rsidR="00000000" w:rsidRPr="00000000">
        <w:rPr>
          <w:rFonts w:ascii="Book Antiqua" w:cs="Book Antiqua" w:eastAsia="Book Antiqua" w:hAnsi="Book Antiqua"/>
          <w:sz w:val="36"/>
          <w:szCs w:val="36"/>
          <w:rtl w:val="0"/>
        </w:rPr>
        <w:t xml:space="preserve">To connect SQL with PYTHON.</w:t>
      </w:r>
    </w:p>
    <w:p w:rsidR="00000000" w:rsidDel="00000000" w:rsidP="00000000" w:rsidRDefault="00000000" w:rsidRPr="00000000" w14:paraId="00000058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40"/>
          <w:szCs w:val="40"/>
          <w:rtl w:val="0"/>
        </w:rPr>
        <w:t xml:space="preserve">6.Pickle - </w:t>
      </w:r>
      <w:r w:rsidDel="00000000" w:rsidR="00000000" w:rsidRPr="00000000">
        <w:rPr>
          <w:rFonts w:ascii="Book Antiqua" w:cs="Book Antiqua" w:eastAsia="Book Antiqua" w:hAnsi="Book Antiqua"/>
          <w:sz w:val="36"/>
          <w:szCs w:val="36"/>
          <w:rtl w:val="0"/>
        </w:rPr>
        <w:t xml:space="preserve"> To store Usernames and Password in </w:t>
        <w:tab/>
        <w:t xml:space="preserve">binary</w:t>
        <w:tab/>
        <w:tab/>
        <w:tab/>
        <w:t xml:space="preserve">      format.</w:t>
      </w:r>
    </w:p>
    <w:p w:rsidR="00000000" w:rsidDel="00000000" w:rsidP="00000000" w:rsidRDefault="00000000" w:rsidRPr="00000000" w14:paraId="0000005B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40"/>
          <w:szCs w:val="40"/>
          <w:rtl w:val="0"/>
        </w:rPr>
        <w:t xml:space="preserve">7.Time - </w:t>
      </w:r>
      <w:r w:rsidDel="00000000" w:rsidR="00000000" w:rsidRPr="00000000">
        <w:rPr>
          <w:rFonts w:ascii="Book Antiqua" w:cs="Book Antiqua" w:eastAsia="Book Antiqua" w:hAnsi="Book Antiqua"/>
          <w:sz w:val="36"/>
          <w:szCs w:val="36"/>
          <w:rtl w:val="0"/>
        </w:rPr>
        <w:t xml:space="preserve">  To slow down the output.</w:t>
      </w:r>
    </w:p>
    <w:p w:rsidR="00000000" w:rsidDel="00000000" w:rsidP="00000000" w:rsidRDefault="00000000" w:rsidRPr="00000000" w14:paraId="0000005D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tabs>
          <w:tab w:val="left" w:pos="990"/>
          <w:tab w:val="left" w:pos="1080"/>
        </w:tabs>
        <w:spacing w:line="276" w:lineRule="auto"/>
        <w:jc w:val="left"/>
        <w:rPr>
          <w:rFonts w:ascii="Book Antiqua" w:cs="Book Antiqua" w:eastAsia="Book Antiqua" w:hAnsi="Book Antiqu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1"/>
        <w:jc w:val="center"/>
        <w:rPr>
          <w:rFonts w:ascii="Vivian" w:cs="Vivian" w:eastAsia="Vivian" w:hAnsi="Vivian"/>
          <w:sz w:val="150"/>
          <w:szCs w:val="150"/>
        </w:rPr>
      </w:pPr>
      <w:r w:rsidDel="00000000" w:rsidR="00000000" w:rsidRPr="00000000">
        <w:rPr>
          <w:rFonts w:ascii="Vivian" w:cs="Vivian" w:eastAsia="Vivian" w:hAnsi="Vivian"/>
          <w:sz w:val="150"/>
          <w:szCs w:val="150"/>
          <w:rtl w:val="0"/>
        </w:rPr>
        <w:t xml:space="preserve">CODING</w:t>
      </w:r>
    </w:p>
    <w:p w:rsidR="00000000" w:rsidDel="00000000" w:rsidP="00000000" w:rsidRDefault="00000000" w:rsidRPr="00000000" w14:paraId="0000006C">
      <w:pPr>
        <w:widowControl w:val="1"/>
        <w:jc w:val="center"/>
        <w:rPr>
          <w:rFonts w:ascii="Vivian" w:cs="Vivian" w:eastAsia="Vivian" w:hAnsi="Vivian"/>
          <w:sz w:val="150"/>
          <w:szCs w:val="1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jc w:val="center"/>
        <w:rPr>
          <w:rFonts w:ascii="Vivian" w:cs="Vivian" w:eastAsia="Vivian" w:hAnsi="Vivian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1"/>
        <w:jc w:val="center"/>
        <w:rPr>
          <w:rFonts w:ascii="Vivian" w:cs="Vivian" w:eastAsia="Vivian" w:hAnsi="Vivian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jc w:val="center"/>
        <w:rPr>
          <w:rFonts w:ascii="Vivian" w:cs="Vivian" w:eastAsia="Vivian" w:hAnsi="Vivian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jc w:val="center"/>
        <w:rPr>
          <w:rFonts w:ascii="Vivian" w:cs="Vivian" w:eastAsia="Vivian" w:hAnsi="Vivian"/>
          <w:sz w:val="2"/>
          <w:szCs w:val="2"/>
        </w:rPr>
      </w:pPr>
      <w:r w:rsidDel="00000000" w:rsidR="00000000" w:rsidRPr="00000000">
        <w:rPr>
          <w:rFonts w:ascii="Vivian" w:cs="Vivian" w:eastAsia="Vivian" w:hAnsi="Vivian"/>
          <w:sz w:val="52"/>
          <w:szCs w:val="52"/>
          <w:u w:val="single"/>
          <w:rtl w:val="0"/>
        </w:rPr>
        <w:t xml:space="preserve">CODE :</w:t>
      </w:r>
      <w:r w:rsidDel="00000000" w:rsidR="00000000" w:rsidRPr="00000000">
        <w:rPr>
          <w:rFonts w:ascii="Vivian" w:cs="Vivian" w:eastAsia="Vivian" w:hAnsi="Vivian"/>
          <w:sz w:val="52"/>
          <w:szCs w:val="52"/>
          <w:rtl w:val="0"/>
        </w:rPr>
        <w:t xml:space="preserve">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import tkinter as tk</w:t>
      </w:r>
    </w:p>
    <w:p w:rsidR="00000000" w:rsidDel="00000000" w:rsidP="00000000" w:rsidRDefault="00000000" w:rsidRPr="00000000" w14:paraId="0000007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from PIL import ImageTk,Image</w:t>
      </w:r>
    </w:p>
    <w:p w:rsidR="00000000" w:rsidDel="00000000" w:rsidP="00000000" w:rsidRDefault="00000000" w:rsidRPr="00000000" w14:paraId="0000007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import pickle</w:t>
      </w:r>
    </w:p>
    <w:p w:rsidR="00000000" w:rsidDel="00000000" w:rsidP="00000000" w:rsidRDefault="00000000" w:rsidRPr="00000000" w14:paraId="0000007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from tkinter import messagebox</w:t>
      </w:r>
    </w:p>
    <w:p w:rsidR="00000000" w:rsidDel="00000000" w:rsidP="00000000" w:rsidRDefault="00000000" w:rsidRPr="00000000" w14:paraId="0000008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from tkinter import ttk</w:t>
      </w:r>
    </w:p>
    <w:p w:rsidR="00000000" w:rsidDel="00000000" w:rsidP="00000000" w:rsidRDefault="00000000" w:rsidRPr="00000000" w14:paraId="0000008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import pymysql as pym</w:t>
      </w:r>
    </w:p>
    <w:p w:rsidR="00000000" w:rsidDel="00000000" w:rsidP="00000000" w:rsidRDefault="00000000" w:rsidRPr="00000000" w14:paraId="0000008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import time</w:t>
      </w:r>
    </w:p>
    <w:p w:rsidR="00000000" w:rsidDel="00000000" w:rsidP="00000000" w:rsidRDefault="00000000" w:rsidRPr="00000000" w14:paraId="0000008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'''**********************************************************************************'''</w:t>
      </w:r>
    </w:p>
    <w:p w:rsidR="00000000" w:rsidDel="00000000" w:rsidP="00000000" w:rsidRDefault="00000000" w:rsidRPr="00000000" w14:paraId="0000008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Status_Hover(e):</w:t>
      </w:r>
    </w:p>
    <w:p w:rsidR="00000000" w:rsidDel="00000000" w:rsidP="00000000" w:rsidRDefault="00000000" w:rsidRPr="00000000" w14:paraId="0000008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Status_Bar.config(text='')</w:t>
      </w:r>
    </w:p>
    <w:p w:rsidR="00000000" w:rsidDel="00000000" w:rsidP="00000000" w:rsidRDefault="00000000" w:rsidRPr="00000000" w14:paraId="0000008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8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Status_Hover_Leave(e):</w:t>
      </w:r>
    </w:p>
    <w:p w:rsidR="00000000" w:rsidDel="00000000" w:rsidP="00000000" w:rsidRDefault="00000000" w:rsidRPr="00000000" w14:paraId="0000008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Status_Bar.config(text='Coded By: Ikram, Meera Mohiddin, Jayanth                ')</w:t>
      </w:r>
    </w:p>
    <w:p w:rsidR="00000000" w:rsidDel="00000000" w:rsidP="00000000" w:rsidRDefault="00000000" w:rsidRPr="00000000" w14:paraId="0000008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8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Status_Hover1(e):</w:t>
      </w:r>
    </w:p>
    <w:p w:rsidR="00000000" w:rsidDel="00000000" w:rsidP="00000000" w:rsidRDefault="00000000" w:rsidRPr="00000000" w14:paraId="0000009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Status_Bar1.config(text='')</w:t>
      </w:r>
    </w:p>
    <w:p w:rsidR="00000000" w:rsidDel="00000000" w:rsidP="00000000" w:rsidRDefault="00000000" w:rsidRPr="00000000" w14:paraId="0000009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9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Status_Hover_Leave1(e):</w:t>
      </w:r>
    </w:p>
    <w:p w:rsidR="00000000" w:rsidDel="00000000" w:rsidP="00000000" w:rsidRDefault="00000000" w:rsidRPr="00000000" w14:paraId="0000009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Status_Bar1.config(text='Coded By: Ikram, Meera Mohiddin, Jayanth                ')</w:t>
      </w:r>
    </w:p>
    <w:p w:rsidR="00000000" w:rsidDel="00000000" w:rsidP="00000000" w:rsidRDefault="00000000" w:rsidRPr="00000000" w14:paraId="0000009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9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Status_Hover2(e):</w:t>
      </w:r>
    </w:p>
    <w:p w:rsidR="00000000" w:rsidDel="00000000" w:rsidP="00000000" w:rsidRDefault="00000000" w:rsidRPr="00000000" w14:paraId="0000009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Status_Bar2.config(text='')</w:t>
      </w:r>
    </w:p>
    <w:p w:rsidR="00000000" w:rsidDel="00000000" w:rsidP="00000000" w:rsidRDefault="00000000" w:rsidRPr="00000000" w14:paraId="0000009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9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Status_Hover_Leave2(e):</w:t>
      </w:r>
    </w:p>
    <w:p w:rsidR="00000000" w:rsidDel="00000000" w:rsidP="00000000" w:rsidRDefault="00000000" w:rsidRPr="00000000" w14:paraId="0000009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Status_Bar2.config(text='Coded By: Ikram, Meera Mohiddin, Jayanth                ')</w:t>
      </w:r>
    </w:p>
    <w:p w:rsidR="00000000" w:rsidDel="00000000" w:rsidP="00000000" w:rsidRDefault="00000000" w:rsidRPr="00000000" w14:paraId="0000009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9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Status_Hover3(e):</w:t>
      </w:r>
    </w:p>
    <w:p w:rsidR="00000000" w:rsidDel="00000000" w:rsidP="00000000" w:rsidRDefault="00000000" w:rsidRPr="00000000" w14:paraId="0000009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Status_Bar3.config(text='')</w:t>
      </w:r>
    </w:p>
    <w:p w:rsidR="00000000" w:rsidDel="00000000" w:rsidP="00000000" w:rsidRDefault="00000000" w:rsidRPr="00000000" w14:paraId="0000009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9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Status_Hover_Leave3(e):</w:t>
      </w:r>
    </w:p>
    <w:p w:rsidR="00000000" w:rsidDel="00000000" w:rsidP="00000000" w:rsidRDefault="00000000" w:rsidRPr="00000000" w14:paraId="0000009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Status_Bar3.config(text='Coded By: Ikram, Meera Mohiddin, Jayanth                ')</w:t>
      </w:r>
    </w:p>
    <w:p w:rsidR="00000000" w:rsidDel="00000000" w:rsidP="00000000" w:rsidRDefault="00000000" w:rsidRPr="00000000" w14:paraId="000000A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A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Status_Hover4(e):</w:t>
      </w:r>
    </w:p>
    <w:p w:rsidR="00000000" w:rsidDel="00000000" w:rsidP="00000000" w:rsidRDefault="00000000" w:rsidRPr="00000000" w14:paraId="000000A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Status_Bar4.config(text='')</w:t>
      </w:r>
    </w:p>
    <w:p w:rsidR="00000000" w:rsidDel="00000000" w:rsidP="00000000" w:rsidRDefault="00000000" w:rsidRPr="00000000" w14:paraId="000000A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A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Status_Hover_Leave4(e):</w:t>
      </w:r>
    </w:p>
    <w:p w:rsidR="00000000" w:rsidDel="00000000" w:rsidP="00000000" w:rsidRDefault="00000000" w:rsidRPr="00000000" w14:paraId="000000A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Status_Bar4.config(text='Coded By: Ikram, Meera Mohiddin, Jayanth                ')</w:t>
      </w:r>
    </w:p>
    <w:p w:rsidR="00000000" w:rsidDel="00000000" w:rsidP="00000000" w:rsidRDefault="00000000" w:rsidRPr="00000000" w14:paraId="000000A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Status_Hover5(e):</w:t>
      </w:r>
    </w:p>
    <w:p w:rsidR="00000000" w:rsidDel="00000000" w:rsidP="00000000" w:rsidRDefault="00000000" w:rsidRPr="00000000" w14:paraId="000000A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Status_Bar5.config(text='')</w:t>
      </w:r>
    </w:p>
    <w:p w:rsidR="00000000" w:rsidDel="00000000" w:rsidP="00000000" w:rsidRDefault="00000000" w:rsidRPr="00000000" w14:paraId="000000A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A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Status_Hover_Leave5(e):</w:t>
      </w:r>
    </w:p>
    <w:p w:rsidR="00000000" w:rsidDel="00000000" w:rsidP="00000000" w:rsidRDefault="00000000" w:rsidRPr="00000000" w14:paraId="000000A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Status_Bar5.config(text='Coded By: Ikram, Meera Mohiddin, Jayanth                ')</w:t>
      </w:r>
    </w:p>
    <w:p w:rsidR="00000000" w:rsidDel="00000000" w:rsidP="00000000" w:rsidRDefault="00000000" w:rsidRPr="00000000" w14:paraId="000000A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A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Status_Hover6(e):</w:t>
      </w:r>
    </w:p>
    <w:p w:rsidR="00000000" w:rsidDel="00000000" w:rsidP="00000000" w:rsidRDefault="00000000" w:rsidRPr="00000000" w14:paraId="000000A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Status_Bar6.config(text='')</w:t>
      </w:r>
    </w:p>
    <w:p w:rsidR="00000000" w:rsidDel="00000000" w:rsidP="00000000" w:rsidRDefault="00000000" w:rsidRPr="00000000" w14:paraId="000000A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B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Status_Hover_Leave6(e):</w:t>
      </w:r>
    </w:p>
    <w:p w:rsidR="00000000" w:rsidDel="00000000" w:rsidP="00000000" w:rsidRDefault="00000000" w:rsidRPr="00000000" w14:paraId="000000B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Status_Bar6.config(text='Coded By: Ikram, Meera Mohiddin, Jayanth                ')</w:t>
      </w:r>
    </w:p>
    <w:p w:rsidR="00000000" w:rsidDel="00000000" w:rsidP="00000000" w:rsidRDefault="00000000" w:rsidRPr="00000000" w14:paraId="000000B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B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Status_Hover7(e):</w:t>
      </w:r>
    </w:p>
    <w:p w:rsidR="00000000" w:rsidDel="00000000" w:rsidP="00000000" w:rsidRDefault="00000000" w:rsidRPr="00000000" w14:paraId="000000B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Status_Bar7.config(text='')</w:t>
      </w:r>
    </w:p>
    <w:p w:rsidR="00000000" w:rsidDel="00000000" w:rsidP="00000000" w:rsidRDefault="00000000" w:rsidRPr="00000000" w14:paraId="000000B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B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Status_Hover_Leave7(e):</w:t>
      </w:r>
    </w:p>
    <w:p w:rsidR="00000000" w:rsidDel="00000000" w:rsidP="00000000" w:rsidRDefault="00000000" w:rsidRPr="00000000" w14:paraId="000000B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Status_Bar7.config(text='Coded By: Ikram, Meera Mohiddin,                       Jayanth                ')</w:t>
      </w:r>
    </w:p>
    <w:p w:rsidR="00000000" w:rsidDel="00000000" w:rsidP="00000000" w:rsidRDefault="00000000" w:rsidRPr="00000000" w14:paraId="000000B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B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'''***************************************************************************** '''</w:t>
      </w:r>
    </w:p>
    <w:p w:rsidR="00000000" w:rsidDel="00000000" w:rsidP="00000000" w:rsidRDefault="00000000" w:rsidRPr="00000000" w14:paraId="000000B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clicker(event):</w:t>
      </w:r>
    </w:p>
    <w:p w:rsidR="00000000" w:rsidDel="00000000" w:rsidP="00000000" w:rsidRDefault="00000000" w:rsidRPr="00000000" w14:paraId="000000B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Check_Username(Username_entry1.get().strip(),Password_entry1.get().strip())</w:t>
      </w:r>
    </w:p>
    <w:p w:rsidR="00000000" w:rsidDel="00000000" w:rsidP="00000000" w:rsidRDefault="00000000" w:rsidRPr="00000000" w14:paraId="000000B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B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clicker1(event):</w:t>
      </w:r>
    </w:p>
    <w:p w:rsidR="00000000" w:rsidDel="00000000" w:rsidP="00000000" w:rsidRDefault="00000000" w:rsidRPr="00000000" w14:paraId="000000B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Creating_File(Username_entry.get().strip(),Password_entry.get().strip(),Confirm_Password_entry.get().strip()) </w:t>
      </w:r>
    </w:p>
    <w:p w:rsidR="00000000" w:rsidDel="00000000" w:rsidP="00000000" w:rsidRDefault="00000000" w:rsidRPr="00000000" w14:paraId="000000C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C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clicker2(event):</w:t>
      </w:r>
    </w:p>
    <w:p w:rsidR="00000000" w:rsidDel="00000000" w:rsidP="00000000" w:rsidRDefault="00000000" w:rsidRPr="00000000" w14:paraId="000000C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Check_Details_Student(int(Admission_entry.get().strip()))</w:t>
      </w:r>
    </w:p>
    <w:p w:rsidR="00000000" w:rsidDel="00000000" w:rsidP="00000000" w:rsidRDefault="00000000" w:rsidRPr="00000000" w14:paraId="000000C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C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clicker3(event):</w:t>
      </w:r>
    </w:p>
    <w:p w:rsidR="00000000" w:rsidDel="00000000" w:rsidP="00000000" w:rsidRDefault="00000000" w:rsidRPr="00000000" w14:paraId="000000C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Check_Details_Admin(int(Admission_entry1.get().strip()))</w:t>
      </w:r>
    </w:p>
    <w:p w:rsidR="00000000" w:rsidDel="00000000" w:rsidP="00000000" w:rsidRDefault="00000000" w:rsidRPr="00000000" w14:paraId="000000C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C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clicker4(event):</w:t>
      </w:r>
    </w:p>
    <w:p w:rsidR="00000000" w:rsidDel="00000000" w:rsidP="00000000" w:rsidRDefault="00000000" w:rsidRPr="00000000" w14:paraId="000000C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Admin_Update_Details(int(Admn_entry.get().strip()))</w:t>
      </w:r>
    </w:p>
    <w:p w:rsidR="00000000" w:rsidDel="00000000" w:rsidP="00000000" w:rsidRDefault="00000000" w:rsidRPr="00000000" w14:paraId="000000C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C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clicker5(event):</w:t>
      </w:r>
    </w:p>
    <w:p w:rsidR="00000000" w:rsidDel="00000000" w:rsidP="00000000" w:rsidRDefault="00000000" w:rsidRPr="00000000" w14:paraId="000000C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Add_Record(int(Admn_entry1.get().strip()),Name_entry.get().</w:t>
      </w:r>
    </w:p>
    <w:p w:rsidR="00000000" w:rsidDel="00000000" w:rsidP="00000000" w:rsidRDefault="00000000" w:rsidRPr="00000000" w14:paraId="000000C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strip(),int(Class_entry.get().strip()),int(Totalfee_entry.get().strip()),</w:t>
      </w:r>
    </w:p>
    <w:p w:rsidR="00000000" w:rsidDel="00000000" w:rsidP="00000000" w:rsidRDefault="00000000" w:rsidRPr="00000000" w14:paraId="000000C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int(Feepaid_entry.get().strip()),int(Feedue_entry.get().strip()))</w:t>
      </w:r>
    </w:p>
    <w:p w:rsidR="00000000" w:rsidDel="00000000" w:rsidP="00000000" w:rsidRDefault="00000000" w:rsidRPr="00000000" w14:paraId="000000C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C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clicker6(event):</w:t>
      </w:r>
    </w:p>
    <w:p w:rsidR="00000000" w:rsidDel="00000000" w:rsidP="00000000" w:rsidRDefault="00000000" w:rsidRPr="00000000" w14:paraId="000000D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Admin_Delete_Details(int(Admn_entry2.get().strip()))</w:t>
      </w:r>
    </w:p>
    <w:p w:rsidR="00000000" w:rsidDel="00000000" w:rsidP="00000000" w:rsidRDefault="00000000" w:rsidRPr="00000000" w14:paraId="000000D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D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'''****************************************************************************** '''</w:t>
      </w:r>
    </w:p>
    <w:p w:rsidR="00000000" w:rsidDel="00000000" w:rsidP="00000000" w:rsidRDefault="00000000" w:rsidRPr="00000000" w14:paraId="000000D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Password_Show1(x):</w:t>
      </w:r>
    </w:p>
    <w:p w:rsidR="00000000" w:rsidDel="00000000" w:rsidP="00000000" w:rsidRDefault="00000000" w:rsidRPr="00000000" w14:paraId="000000D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x==1:</w:t>
      </w:r>
    </w:p>
    <w:p w:rsidR="00000000" w:rsidDel="00000000" w:rsidP="00000000" w:rsidRDefault="00000000" w:rsidRPr="00000000" w14:paraId="000000D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Password_entry1.config(show='')</w:t>
      </w:r>
    </w:p>
    <w:p w:rsidR="00000000" w:rsidDel="00000000" w:rsidP="00000000" w:rsidRDefault="00000000" w:rsidRPr="00000000" w14:paraId="000000D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x==0:</w:t>
      </w:r>
    </w:p>
    <w:p w:rsidR="00000000" w:rsidDel="00000000" w:rsidP="00000000" w:rsidRDefault="00000000" w:rsidRPr="00000000" w14:paraId="000000D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Password_entry1.config(show='*')</w:t>
      </w:r>
    </w:p>
    <w:p w:rsidR="00000000" w:rsidDel="00000000" w:rsidP="00000000" w:rsidRDefault="00000000" w:rsidRPr="00000000" w14:paraId="000000D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0D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Password_Show(x):</w:t>
      </w:r>
    </w:p>
    <w:p w:rsidR="00000000" w:rsidDel="00000000" w:rsidP="00000000" w:rsidRDefault="00000000" w:rsidRPr="00000000" w14:paraId="000000D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x==1:</w:t>
      </w:r>
    </w:p>
    <w:p w:rsidR="00000000" w:rsidDel="00000000" w:rsidP="00000000" w:rsidRDefault="00000000" w:rsidRPr="00000000" w14:paraId="000000D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Password_entry.config(show='')</w:t>
      </w:r>
    </w:p>
    <w:p w:rsidR="00000000" w:rsidDel="00000000" w:rsidP="00000000" w:rsidRDefault="00000000" w:rsidRPr="00000000" w14:paraId="000000D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Confirm_Password_entry.config(show='')</w:t>
      </w:r>
    </w:p>
    <w:p w:rsidR="00000000" w:rsidDel="00000000" w:rsidP="00000000" w:rsidRDefault="00000000" w:rsidRPr="00000000" w14:paraId="000000D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x==0:</w:t>
      </w:r>
    </w:p>
    <w:p w:rsidR="00000000" w:rsidDel="00000000" w:rsidP="00000000" w:rsidRDefault="00000000" w:rsidRPr="00000000" w14:paraId="000000D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Password_entry.config(show='*')</w:t>
      </w:r>
    </w:p>
    <w:p w:rsidR="00000000" w:rsidDel="00000000" w:rsidP="00000000" w:rsidRDefault="00000000" w:rsidRPr="00000000" w14:paraId="000000D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Confirm_Password_entry.config(show='*')</w:t>
      </w:r>
    </w:p>
    <w:p w:rsidR="00000000" w:rsidDel="00000000" w:rsidP="00000000" w:rsidRDefault="00000000" w:rsidRPr="00000000" w14:paraId="000000E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Home_to_Create_Account():</w:t>
      </w:r>
    </w:p>
    <w:p w:rsidR="00000000" w:rsidDel="00000000" w:rsidP="00000000" w:rsidRDefault="00000000" w:rsidRPr="00000000" w14:paraId="000000E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root.destroy()</w:t>
      </w:r>
    </w:p>
    <w:p w:rsidR="00000000" w:rsidDel="00000000" w:rsidP="00000000" w:rsidRDefault="00000000" w:rsidRPr="00000000" w14:paraId="000000E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Create_Account_Screen()</w:t>
      </w:r>
    </w:p>
    <w:p w:rsidR="00000000" w:rsidDel="00000000" w:rsidP="00000000" w:rsidRDefault="00000000" w:rsidRPr="00000000" w14:paraId="000000E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E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Create_Acc_to_Home():</w:t>
      </w:r>
    </w:p>
    <w:p w:rsidR="00000000" w:rsidDel="00000000" w:rsidP="00000000" w:rsidRDefault="00000000" w:rsidRPr="00000000" w14:paraId="000000E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top.destroy()</w:t>
      </w:r>
    </w:p>
    <w:p w:rsidR="00000000" w:rsidDel="00000000" w:rsidP="00000000" w:rsidRDefault="00000000" w:rsidRPr="00000000" w14:paraId="000000E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Home_Screen()</w:t>
      </w:r>
    </w:p>
    <w:p w:rsidR="00000000" w:rsidDel="00000000" w:rsidP="00000000" w:rsidRDefault="00000000" w:rsidRPr="00000000" w14:paraId="000000E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E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Create_Acc_to_Create_Acc():</w:t>
      </w:r>
    </w:p>
    <w:p w:rsidR="00000000" w:rsidDel="00000000" w:rsidP="00000000" w:rsidRDefault="00000000" w:rsidRPr="00000000" w14:paraId="000000E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top.destroy()</w:t>
      </w:r>
    </w:p>
    <w:p w:rsidR="00000000" w:rsidDel="00000000" w:rsidP="00000000" w:rsidRDefault="00000000" w:rsidRPr="00000000" w14:paraId="000000E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Create_Account_Screen()</w:t>
      </w:r>
    </w:p>
    <w:p w:rsidR="00000000" w:rsidDel="00000000" w:rsidP="00000000" w:rsidRDefault="00000000" w:rsidRPr="00000000" w14:paraId="000000E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Home_to_Login():</w:t>
      </w:r>
    </w:p>
    <w:p w:rsidR="00000000" w:rsidDel="00000000" w:rsidP="00000000" w:rsidRDefault="00000000" w:rsidRPr="00000000" w14:paraId="000000E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root.destroy()</w:t>
      </w:r>
    </w:p>
    <w:p w:rsidR="00000000" w:rsidDel="00000000" w:rsidP="00000000" w:rsidRDefault="00000000" w:rsidRPr="00000000" w14:paraId="000000F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Login_Screen()</w:t>
      </w:r>
    </w:p>
    <w:p w:rsidR="00000000" w:rsidDel="00000000" w:rsidP="00000000" w:rsidRDefault="00000000" w:rsidRPr="00000000" w14:paraId="000000F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F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Login_to_Home():</w:t>
      </w:r>
    </w:p>
    <w:p w:rsidR="00000000" w:rsidDel="00000000" w:rsidP="00000000" w:rsidRDefault="00000000" w:rsidRPr="00000000" w14:paraId="000000F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top1.destroy()</w:t>
      </w:r>
    </w:p>
    <w:p w:rsidR="00000000" w:rsidDel="00000000" w:rsidP="00000000" w:rsidRDefault="00000000" w:rsidRPr="00000000" w14:paraId="000000F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Home_Screen()</w:t>
      </w:r>
    </w:p>
    <w:p w:rsidR="00000000" w:rsidDel="00000000" w:rsidP="00000000" w:rsidRDefault="00000000" w:rsidRPr="00000000" w14:paraId="000000F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F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Login_to_Login():</w:t>
      </w:r>
    </w:p>
    <w:p w:rsidR="00000000" w:rsidDel="00000000" w:rsidP="00000000" w:rsidRDefault="00000000" w:rsidRPr="00000000" w14:paraId="000000F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top1.destroy()</w:t>
      </w:r>
    </w:p>
    <w:p w:rsidR="00000000" w:rsidDel="00000000" w:rsidP="00000000" w:rsidRDefault="00000000" w:rsidRPr="00000000" w14:paraId="000000F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Login_Screen()</w:t>
      </w:r>
    </w:p>
    <w:p w:rsidR="00000000" w:rsidDel="00000000" w:rsidP="00000000" w:rsidRDefault="00000000" w:rsidRPr="00000000" w14:paraId="000000F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Login_to_Student_Details(Username):</w:t>
      </w:r>
    </w:p>
    <w:p w:rsidR="00000000" w:rsidDel="00000000" w:rsidP="00000000" w:rsidRDefault="00000000" w:rsidRPr="00000000" w14:paraId="000000F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top1.destroy()</w:t>
      </w:r>
    </w:p>
    <w:p w:rsidR="00000000" w:rsidDel="00000000" w:rsidP="00000000" w:rsidRDefault="00000000" w:rsidRPr="00000000" w14:paraId="000000F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Username=='Accountant':</w:t>
      </w:r>
    </w:p>
    <w:p w:rsidR="00000000" w:rsidDel="00000000" w:rsidP="00000000" w:rsidRDefault="00000000" w:rsidRPr="00000000" w14:paraId="000000F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Admin_Check_Screen()</w:t>
      </w:r>
    </w:p>
    <w:p w:rsidR="00000000" w:rsidDel="00000000" w:rsidP="00000000" w:rsidRDefault="00000000" w:rsidRPr="00000000" w14:paraId="000000F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0F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Student_Screen()</w:t>
      </w:r>
    </w:p>
    <w:p w:rsidR="00000000" w:rsidDel="00000000" w:rsidP="00000000" w:rsidRDefault="00000000" w:rsidRPr="00000000" w14:paraId="0000010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0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Student_Screen_to_Home():</w:t>
      </w:r>
    </w:p>
    <w:p w:rsidR="00000000" w:rsidDel="00000000" w:rsidP="00000000" w:rsidRDefault="00000000" w:rsidRPr="00000000" w14:paraId="0000010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top2.destroy()</w:t>
      </w:r>
    </w:p>
    <w:p w:rsidR="00000000" w:rsidDel="00000000" w:rsidP="00000000" w:rsidRDefault="00000000" w:rsidRPr="00000000" w14:paraId="0000010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Home_Screen()</w:t>
      </w:r>
    </w:p>
    <w:p w:rsidR="00000000" w:rsidDel="00000000" w:rsidP="00000000" w:rsidRDefault="00000000" w:rsidRPr="00000000" w14:paraId="0000010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Admin_Check_to_Home():</w:t>
      </w:r>
    </w:p>
    <w:p w:rsidR="00000000" w:rsidDel="00000000" w:rsidP="00000000" w:rsidRDefault="00000000" w:rsidRPr="00000000" w14:paraId="0000010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top3.destroy()</w:t>
      </w:r>
    </w:p>
    <w:p w:rsidR="00000000" w:rsidDel="00000000" w:rsidP="00000000" w:rsidRDefault="00000000" w:rsidRPr="00000000" w14:paraId="0000010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Home_Screen()</w:t>
      </w:r>
    </w:p>
    <w:p w:rsidR="00000000" w:rsidDel="00000000" w:rsidP="00000000" w:rsidRDefault="00000000" w:rsidRPr="00000000" w14:paraId="0000010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Home_to_Developers():</w:t>
      </w:r>
    </w:p>
    <w:p w:rsidR="00000000" w:rsidDel="00000000" w:rsidP="00000000" w:rsidRDefault="00000000" w:rsidRPr="00000000" w14:paraId="0000010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root.destroy()</w:t>
      </w:r>
    </w:p>
    <w:p w:rsidR="00000000" w:rsidDel="00000000" w:rsidP="00000000" w:rsidRDefault="00000000" w:rsidRPr="00000000" w14:paraId="0000010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Developers_Screen()</w:t>
      </w:r>
    </w:p>
    <w:p w:rsidR="00000000" w:rsidDel="00000000" w:rsidP="00000000" w:rsidRDefault="00000000" w:rsidRPr="00000000" w14:paraId="0000010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0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Admin_Update_to_Admin_Update():</w:t>
      </w:r>
    </w:p>
    <w:p w:rsidR="00000000" w:rsidDel="00000000" w:rsidP="00000000" w:rsidRDefault="00000000" w:rsidRPr="00000000" w14:paraId="0000010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run.destroy()</w:t>
      </w:r>
    </w:p>
    <w:p w:rsidR="00000000" w:rsidDel="00000000" w:rsidP="00000000" w:rsidRDefault="00000000" w:rsidRPr="00000000" w14:paraId="0000010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Admin_Update_Screen()</w:t>
      </w:r>
    </w:p>
    <w:p w:rsidR="00000000" w:rsidDel="00000000" w:rsidP="00000000" w:rsidRDefault="00000000" w:rsidRPr="00000000" w14:paraId="0000011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1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Admin_Update_to_Home():</w:t>
      </w:r>
    </w:p>
    <w:p w:rsidR="00000000" w:rsidDel="00000000" w:rsidP="00000000" w:rsidRDefault="00000000" w:rsidRPr="00000000" w14:paraId="0000011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run.destroy()</w:t>
      </w:r>
    </w:p>
    <w:p w:rsidR="00000000" w:rsidDel="00000000" w:rsidP="00000000" w:rsidRDefault="00000000" w:rsidRPr="00000000" w14:paraId="0000011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Home_Screen()</w:t>
      </w:r>
    </w:p>
    <w:p w:rsidR="00000000" w:rsidDel="00000000" w:rsidP="00000000" w:rsidRDefault="00000000" w:rsidRPr="00000000" w14:paraId="0000011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1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Admin_Add_to_Home():</w:t>
      </w:r>
    </w:p>
    <w:p w:rsidR="00000000" w:rsidDel="00000000" w:rsidP="00000000" w:rsidRDefault="00000000" w:rsidRPr="00000000" w14:paraId="0000011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rec.destroy()</w:t>
      </w:r>
    </w:p>
    <w:p w:rsidR="00000000" w:rsidDel="00000000" w:rsidP="00000000" w:rsidRDefault="00000000" w:rsidRPr="00000000" w14:paraId="0000011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Home_Screen()</w:t>
      </w:r>
    </w:p>
    <w:p w:rsidR="00000000" w:rsidDel="00000000" w:rsidP="00000000" w:rsidRDefault="00000000" w:rsidRPr="00000000" w14:paraId="0000011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1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Admin_Del_to_Home():</w:t>
      </w:r>
    </w:p>
    <w:p w:rsidR="00000000" w:rsidDel="00000000" w:rsidP="00000000" w:rsidRDefault="00000000" w:rsidRPr="00000000" w14:paraId="0000011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dele.destroy()</w:t>
      </w:r>
    </w:p>
    <w:p w:rsidR="00000000" w:rsidDel="00000000" w:rsidP="00000000" w:rsidRDefault="00000000" w:rsidRPr="00000000" w14:paraId="0000011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Home_Screen()</w:t>
      </w:r>
    </w:p>
    <w:p w:rsidR="00000000" w:rsidDel="00000000" w:rsidP="00000000" w:rsidRDefault="00000000" w:rsidRPr="00000000" w14:paraId="0000011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Devel_to_Home():</w:t>
      </w:r>
    </w:p>
    <w:p w:rsidR="00000000" w:rsidDel="00000000" w:rsidP="00000000" w:rsidRDefault="00000000" w:rsidRPr="00000000" w14:paraId="0000011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dev.destroy()</w:t>
      </w:r>
    </w:p>
    <w:p w:rsidR="00000000" w:rsidDel="00000000" w:rsidP="00000000" w:rsidRDefault="00000000" w:rsidRPr="00000000" w14:paraId="0000011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Home_Screen()</w:t>
      </w:r>
    </w:p>
    <w:p w:rsidR="00000000" w:rsidDel="00000000" w:rsidP="00000000" w:rsidRDefault="00000000" w:rsidRPr="00000000" w14:paraId="0000012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2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Admin_view_to_Home():</w:t>
      </w:r>
    </w:p>
    <w:p w:rsidR="00000000" w:rsidDel="00000000" w:rsidP="00000000" w:rsidRDefault="00000000" w:rsidRPr="00000000" w14:paraId="0000012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tree.destroy()</w:t>
      </w:r>
    </w:p>
    <w:p w:rsidR="00000000" w:rsidDel="00000000" w:rsidP="00000000" w:rsidRDefault="00000000" w:rsidRPr="00000000" w14:paraId="0000012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Home_Screen()</w:t>
      </w:r>
    </w:p>
    <w:p w:rsidR="00000000" w:rsidDel="00000000" w:rsidP="00000000" w:rsidRDefault="00000000" w:rsidRPr="00000000" w14:paraId="0000012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'''*************************************************************************** '''</w:t>
      </w:r>
    </w:p>
    <w:p w:rsidR="00000000" w:rsidDel="00000000" w:rsidP="00000000" w:rsidRDefault="00000000" w:rsidRPr="00000000" w14:paraId="0000012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try:</w:t>
      </w:r>
    </w:p>
    <w:p w:rsidR="00000000" w:rsidDel="00000000" w:rsidP="00000000" w:rsidRDefault="00000000" w:rsidRPr="00000000" w14:paraId="0000012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def Combo_Click(event):</w:t>
      </w:r>
    </w:p>
    <w:p w:rsidR="00000000" w:rsidDel="00000000" w:rsidP="00000000" w:rsidRDefault="00000000" w:rsidRPr="00000000" w14:paraId="0000012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Drop.get()=='Update Record':</w:t>
      </w:r>
    </w:p>
    <w:p w:rsidR="00000000" w:rsidDel="00000000" w:rsidP="00000000" w:rsidRDefault="00000000" w:rsidRPr="00000000" w14:paraId="0000012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top3.destroy()</w:t>
      </w:r>
    </w:p>
    <w:p w:rsidR="00000000" w:rsidDel="00000000" w:rsidP="00000000" w:rsidRDefault="00000000" w:rsidRPr="00000000" w14:paraId="0000012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Admin_Update_Screen()</w:t>
      </w:r>
    </w:p>
    <w:p w:rsidR="00000000" w:rsidDel="00000000" w:rsidP="00000000" w:rsidRDefault="00000000" w:rsidRPr="00000000" w14:paraId="0000012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2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Drop.get()=='Add Record':</w:t>
      </w:r>
    </w:p>
    <w:p w:rsidR="00000000" w:rsidDel="00000000" w:rsidP="00000000" w:rsidRDefault="00000000" w:rsidRPr="00000000" w14:paraId="0000012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top3.destroy()</w:t>
      </w:r>
    </w:p>
    <w:p w:rsidR="00000000" w:rsidDel="00000000" w:rsidP="00000000" w:rsidRDefault="00000000" w:rsidRPr="00000000" w14:paraId="0000012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Add_Record_Sceen()</w:t>
      </w:r>
    </w:p>
    <w:p w:rsidR="00000000" w:rsidDel="00000000" w:rsidP="00000000" w:rsidRDefault="00000000" w:rsidRPr="00000000" w14:paraId="0000012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2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Drop.get()=='Delete Record':</w:t>
      </w:r>
    </w:p>
    <w:p w:rsidR="00000000" w:rsidDel="00000000" w:rsidP="00000000" w:rsidRDefault="00000000" w:rsidRPr="00000000" w14:paraId="0000013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top3.destroy()</w:t>
      </w:r>
    </w:p>
    <w:p w:rsidR="00000000" w:rsidDel="00000000" w:rsidP="00000000" w:rsidRDefault="00000000" w:rsidRPr="00000000" w14:paraId="0000013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Delete_Record_Screen()</w:t>
      </w:r>
    </w:p>
    <w:p w:rsidR="00000000" w:rsidDel="00000000" w:rsidP="00000000" w:rsidRDefault="00000000" w:rsidRPr="00000000" w14:paraId="0000013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3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Drop.get()=='View Records':</w:t>
      </w:r>
    </w:p>
    <w:p w:rsidR="00000000" w:rsidDel="00000000" w:rsidP="00000000" w:rsidRDefault="00000000" w:rsidRPr="00000000" w14:paraId="0000013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top3.destroy()</w:t>
      </w:r>
    </w:p>
    <w:p w:rsidR="00000000" w:rsidDel="00000000" w:rsidP="00000000" w:rsidRDefault="00000000" w:rsidRPr="00000000" w14:paraId="0000013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Tree_Screen()</w:t>
      </w:r>
    </w:p>
    <w:p w:rsidR="00000000" w:rsidDel="00000000" w:rsidP="00000000" w:rsidRDefault="00000000" w:rsidRPr="00000000" w14:paraId="0000013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3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def Combo_Click1(event):</w:t>
      </w:r>
    </w:p>
    <w:p w:rsidR="00000000" w:rsidDel="00000000" w:rsidP="00000000" w:rsidRDefault="00000000" w:rsidRPr="00000000" w14:paraId="0000013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Drop1.get()=='Search Record':</w:t>
      </w:r>
    </w:p>
    <w:p w:rsidR="00000000" w:rsidDel="00000000" w:rsidP="00000000" w:rsidRDefault="00000000" w:rsidRPr="00000000" w14:paraId="0000013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run.destroy()</w:t>
      </w:r>
    </w:p>
    <w:p w:rsidR="00000000" w:rsidDel="00000000" w:rsidP="00000000" w:rsidRDefault="00000000" w:rsidRPr="00000000" w14:paraId="0000013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Admin_Check_Screen()</w:t>
      </w:r>
    </w:p>
    <w:p w:rsidR="00000000" w:rsidDel="00000000" w:rsidP="00000000" w:rsidRDefault="00000000" w:rsidRPr="00000000" w14:paraId="0000013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3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Drop1.get()=='Add Record':</w:t>
      </w:r>
    </w:p>
    <w:p w:rsidR="00000000" w:rsidDel="00000000" w:rsidP="00000000" w:rsidRDefault="00000000" w:rsidRPr="00000000" w14:paraId="0000013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run.destroy()</w:t>
      </w:r>
    </w:p>
    <w:p w:rsidR="00000000" w:rsidDel="00000000" w:rsidP="00000000" w:rsidRDefault="00000000" w:rsidRPr="00000000" w14:paraId="0000013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Add_Record_Sceen()</w:t>
      </w:r>
    </w:p>
    <w:p w:rsidR="00000000" w:rsidDel="00000000" w:rsidP="00000000" w:rsidRDefault="00000000" w:rsidRPr="00000000" w14:paraId="0000013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4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Drop1.get()=='Delete Record':</w:t>
      </w:r>
    </w:p>
    <w:p w:rsidR="00000000" w:rsidDel="00000000" w:rsidP="00000000" w:rsidRDefault="00000000" w:rsidRPr="00000000" w14:paraId="0000014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run.destroy()</w:t>
      </w:r>
    </w:p>
    <w:p w:rsidR="00000000" w:rsidDel="00000000" w:rsidP="00000000" w:rsidRDefault="00000000" w:rsidRPr="00000000" w14:paraId="0000014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Delete_Record_Screen()</w:t>
      </w:r>
    </w:p>
    <w:p w:rsidR="00000000" w:rsidDel="00000000" w:rsidP="00000000" w:rsidRDefault="00000000" w:rsidRPr="00000000" w14:paraId="0000014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4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Drop1.get()=='View Records':</w:t>
      </w:r>
    </w:p>
    <w:p w:rsidR="00000000" w:rsidDel="00000000" w:rsidP="00000000" w:rsidRDefault="00000000" w:rsidRPr="00000000" w14:paraId="0000014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run.destroy()</w:t>
      </w:r>
    </w:p>
    <w:p w:rsidR="00000000" w:rsidDel="00000000" w:rsidP="00000000" w:rsidRDefault="00000000" w:rsidRPr="00000000" w14:paraId="0000014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Tree_Screen()</w:t>
      </w:r>
    </w:p>
    <w:p w:rsidR="00000000" w:rsidDel="00000000" w:rsidP="00000000" w:rsidRDefault="00000000" w:rsidRPr="00000000" w14:paraId="0000014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</w:t>
      </w:r>
    </w:p>
    <w:p w:rsidR="00000000" w:rsidDel="00000000" w:rsidP="00000000" w:rsidRDefault="00000000" w:rsidRPr="00000000" w14:paraId="0000014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def Combo_Click2(event):</w:t>
      </w:r>
    </w:p>
    <w:p w:rsidR="00000000" w:rsidDel="00000000" w:rsidP="00000000" w:rsidRDefault="00000000" w:rsidRPr="00000000" w14:paraId="0000014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Drop2.get()=='Search Record':</w:t>
      </w:r>
    </w:p>
    <w:p w:rsidR="00000000" w:rsidDel="00000000" w:rsidP="00000000" w:rsidRDefault="00000000" w:rsidRPr="00000000" w14:paraId="0000014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rec.destroy()</w:t>
      </w:r>
    </w:p>
    <w:p w:rsidR="00000000" w:rsidDel="00000000" w:rsidP="00000000" w:rsidRDefault="00000000" w:rsidRPr="00000000" w14:paraId="0000014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Admin_Check_Screen()</w:t>
      </w:r>
    </w:p>
    <w:p w:rsidR="00000000" w:rsidDel="00000000" w:rsidP="00000000" w:rsidRDefault="00000000" w:rsidRPr="00000000" w14:paraId="0000014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4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Drop2.get()=='Update Record':</w:t>
      </w:r>
    </w:p>
    <w:p w:rsidR="00000000" w:rsidDel="00000000" w:rsidP="00000000" w:rsidRDefault="00000000" w:rsidRPr="00000000" w14:paraId="0000014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rec.destroy()</w:t>
      </w:r>
    </w:p>
    <w:p w:rsidR="00000000" w:rsidDel="00000000" w:rsidP="00000000" w:rsidRDefault="00000000" w:rsidRPr="00000000" w14:paraId="0000014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Admin_Update_Screen()</w:t>
      </w:r>
    </w:p>
    <w:p w:rsidR="00000000" w:rsidDel="00000000" w:rsidP="00000000" w:rsidRDefault="00000000" w:rsidRPr="00000000" w14:paraId="0000015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5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Drop2.get()=='Delete Record':</w:t>
      </w:r>
    </w:p>
    <w:p w:rsidR="00000000" w:rsidDel="00000000" w:rsidP="00000000" w:rsidRDefault="00000000" w:rsidRPr="00000000" w14:paraId="0000015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rec.destroy()</w:t>
      </w:r>
    </w:p>
    <w:p w:rsidR="00000000" w:rsidDel="00000000" w:rsidP="00000000" w:rsidRDefault="00000000" w:rsidRPr="00000000" w14:paraId="0000015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Delete_Record_Screen()</w:t>
      </w:r>
    </w:p>
    <w:p w:rsidR="00000000" w:rsidDel="00000000" w:rsidP="00000000" w:rsidRDefault="00000000" w:rsidRPr="00000000" w14:paraId="0000015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5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Drop2.get()=='View Records':</w:t>
      </w:r>
    </w:p>
    <w:p w:rsidR="00000000" w:rsidDel="00000000" w:rsidP="00000000" w:rsidRDefault="00000000" w:rsidRPr="00000000" w14:paraId="0000015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rec.destroy()</w:t>
      </w:r>
    </w:p>
    <w:p w:rsidR="00000000" w:rsidDel="00000000" w:rsidP="00000000" w:rsidRDefault="00000000" w:rsidRPr="00000000" w14:paraId="0000015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Tree_Screen()</w:t>
      </w:r>
    </w:p>
    <w:p w:rsidR="00000000" w:rsidDel="00000000" w:rsidP="00000000" w:rsidRDefault="00000000" w:rsidRPr="00000000" w14:paraId="0000015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5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5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def Combo_Click3(event):</w:t>
      </w:r>
    </w:p>
    <w:p w:rsidR="00000000" w:rsidDel="00000000" w:rsidP="00000000" w:rsidRDefault="00000000" w:rsidRPr="00000000" w14:paraId="0000015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Drop3.get()=='Search Record':</w:t>
      </w:r>
    </w:p>
    <w:p w:rsidR="00000000" w:rsidDel="00000000" w:rsidP="00000000" w:rsidRDefault="00000000" w:rsidRPr="00000000" w14:paraId="0000015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dele.destroy()</w:t>
      </w:r>
    </w:p>
    <w:p w:rsidR="00000000" w:rsidDel="00000000" w:rsidP="00000000" w:rsidRDefault="00000000" w:rsidRPr="00000000" w14:paraId="0000015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Admin_Check_Screen()</w:t>
      </w:r>
    </w:p>
    <w:p w:rsidR="00000000" w:rsidDel="00000000" w:rsidP="00000000" w:rsidRDefault="00000000" w:rsidRPr="00000000" w14:paraId="0000015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15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Drop3.get()=='Update Record':</w:t>
      </w:r>
    </w:p>
    <w:p w:rsidR="00000000" w:rsidDel="00000000" w:rsidP="00000000" w:rsidRDefault="00000000" w:rsidRPr="00000000" w14:paraId="0000016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dele.destroy()</w:t>
      </w:r>
    </w:p>
    <w:p w:rsidR="00000000" w:rsidDel="00000000" w:rsidP="00000000" w:rsidRDefault="00000000" w:rsidRPr="00000000" w14:paraId="0000016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Admin_Update_Screen()</w:t>
      </w:r>
    </w:p>
    <w:p w:rsidR="00000000" w:rsidDel="00000000" w:rsidP="00000000" w:rsidRDefault="00000000" w:rsidRPr="00000000" w14:paraId="0000016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6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Drop3.get()=='Add Record':</w:t>
      </w:r>
    </w:p>
    <w:p w:rsidR="00000000" w:rsidDel="00000000" w:rsidP="00000000" w:rsidRDefault="00000000" w:rsidRPr="00000000" w14:paraId="0000016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dele.destroy()</w:t>
      </w:r>
    </w:p>
    <w:p w:rsidR="00000000" w:rsidDel="00000000" w:rsidP="00000000" w:rsidRDefault="00000000" w:rsidRPr="00000000" w14:paraId="0000016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Add_Record_Sceen()</w:t>
      </w:r>
    </w:p>
    <w:p w:rsidR="00000000" w:rsidDel="00000000" w:rsidP="00000000" w:rsidRDefault="00000000" w:rsidRPr="00000000" w14:paraId="0000016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6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Drop3.get()=='View Records':</w:t>
      </w:r>
    </w:p>
    <w:p w:rsidR="00000000" w:rsidDel="00000000" w:rsidP="00000000" w:rsidRDefault="00000000" w:rsidRPr="00000000" w14:paraId="0000016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dele.destroy()</w:t>
      </w:r>
    </w:p>
    <w:p w:rsidR="00000000" w:rsidDel="00000000" w:rsidP="00000000" w:rsidRDefault="00000000" w:rsidRPr="00000000" w14:paraId="0000016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Tree_Screen()</w:t>
      </w:r>
    </w:p>
    <w:p w:rsidR="00000000" w:rsidDel="00000000" w:rsidP="00000000" w:rsidRDefault="00000000" w:rsidRPr="00000000" w14:paraId="0000016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6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def Combo_Click4(event):</w:t>
      </w:r>
    </w:p>
    <w:p w:rsidR="00000000" w:rsidDel="00000000" w:rsidP="00000000" w:rsidRDefault="00000000" w:rsidRPr="00000000" w14:paraId="0000016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Drop4.get()=='Search Record':</w:t>
      </w:r>
    </w:p>
    <w:p w:rsidR="00000000" w:rsidDel="00000000" w:rsidP="00000000" w:rsidRDefault="00000000" w:rsidRPr="00000000" w14:paraId="0000016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tree.destroy()</w:t>
      </w:r>
    </w:p>
    <w:p w:rsidR="00000000" w:rsidDel="00000000" w:rsidP="00000000" w:rsidRDefault="00000000" w:rsidRPr="00000000" w14:paraId="0000016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Admin_Check_Screen()</w:t>
      </w:r>
    </w:p>
    <w:p w:rsidR="00000000" w:rsidDel="00000000" w:rsidP="00000000" w:rsidRDefault="00000000" w:rsidRPr="00000000" w14:paraId="0000016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17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Drop4.get()=='Update Record':</w:t>
      </w:r>
    </w:p>
    <w:p w:rsidR="00000000" w:rsidDel="00000000" w:rsidP="00000000" w:rsidRDefault="00000000" w:rsidRPr="00000000" w14:paraId="0000017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tree.destroy()</w:t>
      </w:r>
    </w:p>
    <w:p w:rsidR="00000000" w:rsidDel="00000000" w:rsidP="00000000" w:rsidRDefault="00000000" w:rsidRPr="00000000" w14:paraId="0000017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Admin_Update_Screen()</w:t>
      </w:r>
    </w:p>
    <w:p w:rsidR="00000000" w:rsidDel="00000000" w:rsidP="00000000" w:rsidRDefault="00000000" w:rsidRPr="00000000" w14:paraId="0000017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7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Drop4.get()=='Add Record':</w:t>
      </w:r>
    </w:p>
    <w:p w:rsidR="00000000" w:rsidDel="00000000" w:rsidP="00000000" w:rsidRDefault="00000000" w:rsidRPr="00000000" w14:paraId="0000017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tree.destroy()</w:t>
      </w:r>
    </w:p>
    <w:p w:rsidR="00000000" w:rsidDel="00000000" w:rsidP="00000000" w:rsidRDefault="00000000" w:rsidRPr="00000000" w14:paraId="0000017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Add_Record_Sceen()</w:t>
      </w:r>
    </w:p>
    <w:p w:rsidR="00000000" w:rsidDel="00000000" w:rsidP="00000000" w:rsidRDefault="00000000" w:rsidRPr="00000000" w14:paraId="0000017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7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Drop4.get()=='Delete Record':</w:t>
      </w:r>
    </w:p>
    <w:p w:rsidR="00000000" w:rsidDel="00000000" w:rsidP="00000000" w:rsidRDefault="00000000" w:rsidRPr="00000000" w14:paraId="0000017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tree.destroy()</w:t>
      </w:r>
    </w:p>
    <w:p w:rsidR="00000000" w:rsidDel="00000000" w:rsidP="00000000" w:rsidRDefault="00000000" w:rsidRPr="00000000" w14:paraId="0000017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Delete_Record_Screen()</w:t>
      </w:r>
    </w:p>
    <w:p w:rsidR="00000000" w:rsidDel="00000000" w:rsidP="00000000" w:rsidRDefault="00000000" w:rsidRPr="00000000" w14:paraId="0000017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7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except:</w:t>
      </w:r>
    </w:p>
    <w:p w:rsidR="00000000" w:rsidDel="00000000" w:rsidP="00000000" w:rsidRDefault="00000000" w:rsidRPr="00000000" w14:paraId="0000017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print('')</w:t>
      </w:r>
    </w:p>
    <w:p w:rsidR="00000000" w:rsidDel="00000000" w:rsidP="00000000" w:rsidRDefault="00000000" w:rsidRPr="00000000" w14:paraId="0000017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'''************************************************************************* '''</w:t>
      </w:r>
    </w:p>
    <w:p w:rsidR="00000000" w:rsidDel="00000000" w:rsidP="00000000" w:rsidRDefault="00000000" w:rsidRPr="00000000" w14:paraId="0000017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Tree_Screen():</w:t>
      </w:r>
    </w:p>
    <w:p w:rsidR="00000000" w:rsidDel="00000000" w:rsidP="00000000" w:rsidRDefault="00000000" w:rsidRPr="00000000" w14:paraId="0000018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tree</w:t>
      </w:r>
    </w:p>
    <w:p w:rsidR="00000000" w:rsidDel="00000000" w:rsidP="00000000" w:rsidRDefault="00000000" w:rsidRPr="00000000" w14:paraId="0000018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tree=tk.Tk()</w:t>
      </w:r>
    </w:p>
    <w:p w:rsidR="00000000" w:rsidDel="00000000" w:rsidP="00000000" w:rsidRDefault="00000000" w:rsidRPr="00000000" w14:paraId="0000018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tree.title('Details Screen')</w:t>
      </w:r>
    </w:p>
    <w:p w:rsidR="00000000" w:rsidDel="00000000" w:rsidP="00000000" w:rsidRDefault="00000000" w:rsidRPr="00000000" w14:paraId="0000018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tree.geometry("1000x600")</w:t>
      </w:r>
    </w:p>
    <w:p w:rsidR="00000000" w:rsidDel="00000000" w:rsidP="00000000" w:rsidRDefault="00000000" w:rsidRPr="00000000" w14:paraId="0000018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tree.iconbitmap('Icon.ico')</w:t>
      </w:r>
    </w:p>
    <w:p w:rsidR="00000000" w:rsidDel="00000000" w:rsidP="00000000" w:rsidRDefault="00000000" w:rsidRPr="00000000" w14:paraId="0000018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8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my_pic=Image.open('Homepage0.jpg')</w:t>
      </w:r>
    </w:p>
    <w:p w:rsidR="00000000" w:rsidDel="00000000" w:rsidP="00000000" w:rsidRDefault="00000000" w:rsidRPr="00000000" w14:paraId="0000018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8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resized=my_pic.resize((1000,600),Image.ANTIALIAS)</w:t>
      </w:r>
    </w:p>
    <w:p w:rsidR="00000000" w:rsidDel="00000000" w:rsidP="00000000" w:rsidRDefault="00000000" w:rsidRPr="00000000" w14:paraId="0000018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new_pic=ImageTk.PhotoImage(resized)</w:t>
      </w:r>
    </w:p>
    <w:p w:rsidR="00000000" w:rsidDel="00000000" w:rsidP="00000000" w:rsidRDefault="00000000" w:rsidRPr="00000000" w14:paraId="0000018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8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my_label=tk.Label(tree,image=new_pic)</w:t>
      </w:r>
    </w:p>
    <w:p w:rsidR="00000000" w:rsidDel="00000000" w:rsidP="00000000" w:rsidRDefault="00000000" w:rsidRPr="00000000" w14:paraId="0000018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my_label.place(x=0,y=0)</w:t>
      </w:r>
    </w:p>
    <w:p w:rsidR="00000000" w:rsidDel="00000000" w:rsidP="00000000" w:rsidRDefault="00000000" w:rsidRPr="00000000" w14:paraId="0000018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8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style=ttk.Style()</w:t>
      </w:r>
    </w:p>
    <w:p w:rsidR="00000000" w:rsidDel="00000000" w:rsidP="00000000" w:rsidRDefault="00000000" w:rsidRPr="00000000" w14:paraId="0000019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style.theme_use('alt')</w:t>
      </w:r>
    </w:p>
    <w:p w:rsidR="00000000" w:rsidDel="00000000" w:rsidP="00000000" w:rsidRDefault="00000000" w:rsidRPr="00000000" w14:paraId="0000019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style.configure('Treeview',</w:t>
      </w:r>
    </w:p>
    <w:p w:rsidR="00000000" w:rsidDel="00000000" w:rsidP="00000000" w:rsidRDefault="00000000" w:rsidRPr="00000000" w14:paraId="0000019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background='silver',</w:t>
      </w:r>
    </w:p>
    <w:p w:rsidR="00000000" w:rsidDel="00000000" w:rsidP="00000000" w:rsidRDefault="00000000" w:rsidRPr="00000000" w14:paraId="0000019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foreground='black',</w:t>
      </w:r>
    </w:p>
    <w:p w:rsidR="00000000" w:rsidDel="00000000" w:rsidP="00000000" w:rsidRDefault="00000000" w:rsidRPr="00000000" w14:paraId="0000019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rowheight=25,</w:t>
      </w:r>
    </w:p>
    <w:p w:rsidR="00000000" w:rsidDel="00000000" w:rsidP="00000000" w:rsidRDefault="00000000" w:rsidRPr="00000000" w14:paraId="0000019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fieldbackground='silver')</w:t>
      </w:r>
    </w:p>
    <w:p w:rsidR="00000000" w:rsidDel="00000000" w:rsidP="00000000" w:rsidRDefault="00000000" w:rsidRPr="00000000" w14:paraId="0000019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9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style.map('Treeview',background=[('selected','blue')])</w:t>
      </w:r>
    </w:p>
    <w:p w:rsidR="00000000" w:rsidDel="00000000" w:rsidP="00000000" w:rsidRDefault="00000000" w:rsidRPr="00000000" w14:paraId="0000019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9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9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Tree=ttk.Treeview(tree,height=17)</w:t>
      </w:r>
    </w:p>
    <w:p w:rsidR="00000000" w:rsidDel="00000000" w:rsidP="00000000" w:rsidRDefault="00000000" w:rsidRPr="00000000" w14:paraId="0000019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Tree['columns']=('Admn No','Name','Class','Total Fees','Fees                </w:t>
      </w:r>
    </w:p>
    <w:p w:rsidR="00000000" w:rsidDel="00000000" w:rsidP="00000000" w:rsidRDefault="00000000" w:rsidRPr="00000000" w14:paraId="0000019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Paid','Fees Due')</w:t>
      </w:r>
    </w:p>
    <w:p w:rsidR="00000000" w:rsidDel="00000000" w:rsidP="00000000" w:rsidRDefault="00000000" w:rsidRPr="00000000" w14:paraId="0000019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9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Tree.column('#0',width=0,stretch='no')</w:t>
      </w:r>
    </w:p>
    <w:p w:rsidR="00000000" w:rsidDel="00000000" w:rsidP="00000000" w:rsidRDefault="00000000" w:rsidRPr="00000000" w14:paraId="0000019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Tree.column('Admn No',anchor='w',width=120)</w:t>
      </w:r>
    </w:p>
    <w:p w:rsidR="00000000" w:rsidDel="00000000" w:rsidP="00000000" w:rsidRDefault="00000000" w:rsidRPr="00000000" w14:paraId="000001A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Tree.column('Name',anchor='w',width=150)</w:t>
      </w:r>
    </w:p>
    <w:p w:rsidR="00000000" w:rsidDel="00000000" w:rsidP="00000000" w:rsidRDefault="00000000" w:rsidRPr="00000000" w14:paraId="000001A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Tree.column('Class',anchor='w',width=120)</w:t>
      </w:r>
    </w:p>
    <w:p w:rsidR="00000000" w:rsidDel="00000000" w:rsidP="00000000" w:rsidRDefault="00000000" w:rsidRPr="00000000" w14:paraId="000001A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Tree.column('Total Fees',anchor='w',width=150)</w:t>
      </w:r>
    </w:p>
    <w:p w:rsidR="00000000" w:rsidDel="00000000" w:rsidP="00000000" w:rsidRDefault="00000000" w:rsidRPr="00000000" w14:paraId="000001A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Tree.column('Fees Paid',anchor='w',width=150)</w:t>
      </w:r>
    </w:p>
    <w:p w:rsidR="00000000" w:rsidDel="00000000" w:rsidP="00000000" w:rsidRDefault="00000000" w:rsidRPr="00000000" w14:paraId="000001A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Tree.column('Fees Due',anchor='w',width=150)</w:t>
      </w:r>
    </w:p>
    <w:p w:rsidR="00000000" w:rsidDel="00000000" w:rsidP="00000000" w:rsidRDefault="00000000" w:rsidRPr="00000000" w14:paraId="000001A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Tree.heading('#0',text='',anchor='w')</w:t>
      </w:r>
    </w:p>
    <w:p w:rsidR="00000000" w:rsidDel="00000000" w:rsidP="00000000" w:rsidRDefault="00000000" w:rsidRPr="00000000" w14:paraId="000001A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Tree.heading('Admn No',text='Admn No',anchor='w')</w:t>
      </w:r>
    </w:p>
    <w:p w:rsidR="00000000" w:rsidDel="00000000" w:rsidP="00000000" w:rsidRDefault="00000000" w:rsidRPr="00000000" w14:paraId="000001A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Tree.heading('Name',text='Name',anchor='w')</w:t>
      </w:r>
    </w:p>
    <w:p w:rsidR="00000000" w:rsidDel="00000000" w:rsidP="00000000" w:rsidRDefault="00000000" w:rsidRPr="00000000" w14:paraId="000001A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Tree.heading('Class',text='Class',anchor='w')</w:t>
      </w:r>
    </w:p>
    <w:p w:rsidR="00000000" w:rsidDel="00000000" w:rsidP="00000000" w:rsidRDefault="00000000" w:rsidRPr="00000000" w14:paraId="000001A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Tree.heading('Total Fees',text='Total Fees',anchor='w')</w:t>
      </w:r>
    </w:p>
    <w:p w:rsidR="00000000" w:rsidDel="00000000" w:rsidP="00000000" w:rsidRDefault="00000000" w:rsidRPr="00000000" w14:paraId="000001A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Tree.heading('Fees Paid',text='Fees Paid',anchor='w')</w:t>
      </w:r>
    </w:p>
    <w:p w:rsidR="00000000" w:rsidDel="00000000" w:rsidP="00000000" w:rsidRDefault="00000000" w:rsidRPr="00000000" w14:paraId="000001A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Tree.heading('Fees Due',text='Fees Due',anchor='w')</w:t>
      </w:r>
    </w:p>
    <w:p w:rsidR="00000000" w:rsidDel="00000000" w:rsidP="00000000" w:rsidRDefault="00000000" w:rsidRPr="00000000" w14:paraId="000001A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A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count1=0</w:t>
      </w:r>
    </w:p>
    <w:p w:rsidR="00000000" w:rsidDel="00000000" w:rsidP="00000000" w:rsidRDefault="00000000" w:rsidRPr="00000000" w14:paraId="000001A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B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mycon=pym.connect(host='localhost',user='root',passwd='tiger', </w:t>
      </w:r>
    </w:p>
    <w:p w:rsidR="00000000" w:rsidDel="00000000" w:rsidP="00000000" w:rsidRDefault="00000000" w:rsidRPr="00000000" w14:paraId="000001B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database='school')</w:t>
      </w:r>
    </w:p>
    <w:p w:rsidR="00000000" w:rsidDel="00000000" w:rsidP="00000000" w:rsidRDefault="00000000" w:rsidRPr="00000000" w14:paraId="000001B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cur=mycon.cursor()</w:t>
      </w:r>
    </w:p>
    <w:p w:rsidR="00000000" w:rsidDel="00000000" w:rsidP="00000000" w:rsidRDefault="00000000" w:rsidRPr="00000000" w14:paraId="000001B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B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student')</w:t>
      </w:r>
    </w:p>
    <w:p w:rsidR="00000000" w:rsidDel="00000000" w:rsidP="00000000" w:rsidRDefault="00000000" w:rsidRPr="00000000" w14:paraId="000001B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</w:t>
      </w:r>
    </w:p>
    <w:p w:rsidR="00000000" w:rsidDel="00000000" w:rsidP="00000000" w:rsidRDefault="00000000" w:rsidRPr="00000000" w14:paraId="000001B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B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i in data: </w:t>
      </w:r>
    </w:p>
    <w:p w:rsidR="00000000" w:rsidDel="00000000" w:rsidP="00000000" w:rsidRDefault="00000000" w:rsidRPr="00000000" w14:paraId="000001B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Tree.insert(parent='',index='end',iid=count1,text='',</w:t>
      </w:r>
    </w:p>
    <w:p w:rsidR="00000000" w:rsidDel="00000000" w:rsidP="00000000" w:rsidRDefault="00000000" w:rsidRPr="00000000" w14:paraId="000001B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      values=(i[0],i[1],i[2],i[3],i[4],i[5]))</w:t>
      </w:r>
    </w:p>
    <w:p w:rsidR="00000000" w:rsidDel="00000000" w:rsidP="00000000" w:rsidRDefault="00000000" w:rsidRPr="00000000" w14:paraId="000001B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</w:t>
      </w:r>
    </w:p>
    <w:p w:rsidR="00000000" w:rsidDel="00000000" w:rsidP="00000000" w:rsidRDefault="00000000" w:rsidRPr="00000000" w14:paraId="000001B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count1+=1</w:t>
      </w:r>
    </w:p>
    <w:p w:rsidR="00000000" w:rsidDel="00000000" w:rsidP="00000000" w:rsidRDefault="00000000" w:rsidRPr="00000000" w14:paraId="000001B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Tree.place(x=100,y=70)</w:t>
      </w:r>
    </w:p>
    <w:p w:rsidR="00000000" w:rsidDel="00000000" w:rsidP="00000000" w:rsidRDefault="00000000" w:rsidRPr="00000000" w14:paraId="000001B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B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Options=['Search Record','Update Record','Add Record','Delete  </w:t>
      </w:r>
    </w:p>
    <w:p w:rsidR="00000000" w:rsidDel="00000000" w:rsidP="00000000" w:rsidRDefault="00000000" w:rsidRPr="00000000" w14:paraId="000001B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Record','View Records']</w:t>
      </w:r>
    </w:p>
    <w:p w:rsidR="00000000" w:rsidDel="00000000" w:rsidP="00000000" w:rsidRDefault="00000000" w:rsidRPr="00000000" w14:paraId="000001C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C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Drop4</w:t>
      </w:r>
    </w:p>
    <w:p w:rsidR="00000000" w:rsidDel="00000000" w:rsidP="00000000" w:rsidRDefault="00000000" w:rsidRPr="00000000" w14:paraId="000001C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Drop4=ttk.Combobox(tree,value=Options,width=15,   </w:t>
      </w:r>
    </w:p>
    <w:p w:rsidR="00000000" w:rsidDel="00000000" w:rsidP="00000000" w:rsidRDefault="00000000" w:rsidRPr="00000000" w14:paraId="000001C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   font=("Courier",15,'bold'))</w:t>
      </w:r>
    </w:p>
    <w:p w:rsidR="00000000" w:rsidDel="00000000" w:rsidP="00000000" w:rsidRDefault="00000000" w:rsidRPr="00000000" w14:paraId="000001C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</w:t>
      </w:r>
    </w:p>
    <w:p w:rsidR="00000000" w:rsidDel="00000000" w:rsidP="00000000" w:rsidRDefault="00000000" w:rsidRPr="00000000" w14:paraId="000001C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Drop4.current(4)</w:t>
      </w:r>
    </w:p>
    <w:p w:rsidR="00000000" w:rsidDel="00000000" w:rsidP="00000000" w:rsidRDefault="00000000" w:rsidRPr="00000000" w14:paraId="000001C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Drop4.place(x=745,y=30)</w:t>
      </w:r>
    </w:p>
    <w:p w:rsidR="00000000" w:rsidDel="00000000" w:rsidP="00000000" w:rsidRDefault="00000000" w:rsidRPr="00000000" w14:paraId="000001C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Drop4.bind('&lt;&lt;ComboboxSelected&gt;&gt;',Combo_Click4)</w:t>
      </w:r>
    </w:p>
    <w:p w:rsidR="00000000" w:rsidDel="00000000" w:rsidP="00000000" w:rsidRDefault="00000000" w:rsidRPr="00000000" w14:paraId="000001C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C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my_pic3=Image.open('Logout1.jpg')</w:t>
      </w:r>
    </w:p>
    <w:p w:rsidR="00000000" w:rsidDel="00000000" w:rsidP="00000000" w:rsidRDefault="00000000" w:rsidRPr="00000000" w14:paraId="000001C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C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resized3=my_pic3.resize((160,80),Image.ANTIALIAS)</w:t>
      </w:r>
    </w:p>
    <w:p w:rsidR="00000000" w:rsidDel="00000000" w:rsidP="00000000" w:rsidRDefault="00000000" w:rsidRPr="00000000" w14:paraId="000001C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new_pic3=ImageTk.PhotoImage(resized3)</w:t>
      </w:r>
    </w:p>
    <w:p w:rsidR="00000000" w:rsidDel="00000000" w:rsidP="00000000" w:rsidRDefault="00000000" w:rsidRPr="00000000" w14:paraId="000001C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1C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Confirm_Button=tk.Button(tree,image=new_pic3,borderwidth=0,</w:t>
      </w:r>
    </w:p>
    <w:p w:rsidR="00000000" w:rsidDel="00000000" w:rsidP="00000000" w:rsidRDefault="00000000" w:rsidRPr="00000000" w14:paraId="000001C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width=155,height=75,command=Admin_view_to_Home)</w:t>
      </w:r>
    </w:p>
    <w:p w:rsidR="00000000" w:rsidDel="00000000" w:rsidP="00000000" w:rsidRDefault="00000000" w:rsidRPr="00000000" w14:paraId="000001D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Confirm_Button.place(x=400,y=520)</w:t>
      </w:r>
    </w:p>
    <w:p w:rsidR="00000000" w:rsidDel="00000000" w:rsidP="00000000" w:rsidRDefault="00000000" w:rsidRPr="00000000" w14:paraId="000001D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D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tree.mainloop()</w:t>
      </w:r>
    </w:p>
    <w:p w:rsidR="00000000" w:rsidDel="00000000" w:rsidP="00000000" w:rsidRDefault="00000000" w:rsidRPr="00000000" w14:paraId="000001D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Delete_Record(Adno):</w:t>
      </w:r>
    </w:p>
    <w:p w:rsidR="00000000" w:rsidDel="00000000" w:rsidP="00000000" w:rsidRDefault="00000000" w:rsidRPr="00000000" w14:paraId="000001D5">
      <w:pPr>
        <w:widowControl w:val="1"/>
        <w:ind w:left="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mycon=pym.connect(host='localhost',user='root',passwd='tiger',               </w:t>
        <w:tab/>
        <w:t xml:space="preserve">               database='school')</w:t>
      </w:r>
    </w:p>
    <w:p w:rsidR="00000000" w:rsidDel="00000000" w:rsidP="00000000" w:rsidRDefault="00000000" w:rsidRPr="00000000" w14:paraId="000001D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cur=mycon.cursor()</w:t>
      </w:r>
    </w:p>
    <w:p w:rsidR="00000000" w:rsidDel="00000000" w:rsidP="00000000" w:rsidRDefault="00000000" w:rsidRPr="00000000" w14:paraId="000001D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c=messagebox.askyesno('Delete Record','The Record will be    </w:t>
      </w:r>
    </w:p>
    <w:p w:rsidR="00000000" w:rsidDel="00000000" w:rsidP="00000000" w:rsidRDefault="00000000" w:rsidRPr="00000000" w14:paraId="000001D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Permenantly Deleted')</w:t>
      </w:r>
    </w:p>
    <w:p w:rsidR="00000000" w:rsidDel="00000000" w:rsidP="00000000" w:rsidRDefault="00000000" w:rsidRPr="00000000" w14:paraId="000001D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if c==1:</w:t>
      </w:r>
    </w:p>
    <w:p w:rsidR="00000000" w:rsidDel="00000000" w:rsidP="00000000" w:rsidRDefault="00000000" w:rsidRPr="00000000" w14:paraId="000001D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st='DELETE FROM Student WHERE Admn_No=%s'%Adno</w:t>
      </w:r>
    </w:p>
    <w:p w:rsidR="00000000" w:rsidDel="00000000" w:rsidP="00000000" w:rsidRDefault="00000000" w:rsidRPr="00000000" w14:paraId="000001D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1D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cur.execute(st)</w:t>
      </w:r>
    </w:p>
    <w:p w:rsidR="00000000" w:rsidDel="00000000" w:rsidP="00000000" w:rsidRDefault="00000000" w:rsidRPr="00000000" w14:paraId="000001D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mycon.commit()</w:t>
      </w:r>
    </w:p>
    <w:p w:rsidR="00000000" w:rsidDel="00000000" w:rsidP="00000000" w:rsidRDefault="00000000" w:rsidRPr="00000000" w14:paraId="000001D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d=messagebox.showinfo('Record','Record Succesfully Deleted...!')</w:t>
      </w:r>
    </w:p>
    <w:p w:rsidR="00000000" w:rsidDel="00000000" w:rsidP="00000000" w:rsidRDefault="00000000" w:rsidRPr="00000000" w14:paraId="000001E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d=='ok':</w:t>
      </w:r>
    </w:p>
    <w:p w:rsidR="00000000" w:rsidDel="00000000" w:rsidP="00000000" w:rsidRDefault="00000000" w:rsidRPr="00000000" w14:paraId="000001E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dele.destroy()</w:t>
      </w:r>
    </w:p>
    <w:p w:rsidR="00000000" w:rsidDel="00000000" w:rsidP="00000000" w:rsidRDefault="00000000" w:rsidRPr="00000000" w14:paraId="000001E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Delete_Record_Screen()</w:t>
      </w:r>
    </w:p>
    <w:p w:rsidR="00000000" w:rsidDel="00000000" w:rsidP="00000000" w:rsidRDefault="00000000" w:rsidRPr="00000000" w14:paraId="000001E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E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1E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dele.destroy()</w:t>
      </w:r>
    </w:p>
    <w:p w:rsidR="00000000" w:rsidDel="00000000" w:rsidP="00000000" w:rsidRDefault="00000000" w:rsidRPr="00000000" w14:paraId="000001E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Delete_Record_Screen()</w:t>
      </w:r>
    </w:p>
    <w:p w:rsidR="00000000" w:rsidDel="00000000" w:rsidP="00000000" w:rsidRDefault="00000000" w:rsidRPr="00000000" w14:paraId="000001E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</w:t>
      </w:r>
    </w:p>
    <w:p w:rsidR="00000000" w:rsidDel="00000000" w:rsidP="00000000" w:rsidRDefault="00000000" w:rsidRPr="00000000" w14:paraId="000001E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Admin_Delete_Details(Adno):</w:t>
      </w:r>
    </w:p>
    <w:p w:rsidR="00000000" w:rsidDel="00000000" w:rsidP="00000000" w:rsidRDefault="00000000" w:rsidRPr="00000000" w14:paraId="000001E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mycon=pym.connect(host='localhost',user='root',passwd='tiger',  </w:t>
        <w:tab/>
        <w:t xml:space="preserve">        database='school')</w:t>
      </w:r>
    </w:p>
    <w:p w:rsidR="00000000" w:rsidDel="00000000" w:rsidP="00000000" w:rsidRDefault="00000000" w:rsidRPr="00000000" w14:paraId="000001E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cur=mycon.cursor()</w:t>
      </w:r>
    </w:p>
    <w:p w:rsidR="00000000" w:rsidDel="00000000" w:rsidP="00000000" w:rsidRDefault="00000000" w:rsidRPr="00000000" w14:paraId="000001E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E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cur.execute('select * from student')</w:t>
      </w:r>
    </w:p>
    <w:p w:rsidR="00000000" w:rsidDel="00000000" w:rsidP="00000000" w:rsidRDefault="00000000" w:rsidRPr="00000000" w14:paraId="000001E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data=cur.fetchall()</w:t>
      </w:r>
    </w:p>
    <w:p w:rsidR="00000000" w:rsidDel="00000000" w:rsidP="00000000" w:rsidRDefault="00000000" w:rsidRPr="00000000" w14:paraId="000001E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1E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for stu in data:</w:t>
      </w:r>
    </w:p>
    <w:p w:rsidR="00000000" w:rsidDel="00000000" w:rsidP="00000000" w:rsidRDefault="00000000" w:rsidRPr="00000000" w14:paraId="000001F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if stu[0]==Adno:</w:t>
      </w:r>
    </w:p>
    <w:p w:rsidR="00000000" w:rsidDel="00000000" w:rsidP="00000000" w:rsidRDefault="00000000" w:rsidRPr="00000000" w14:paraId="000001F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time.sleep(0.5)</w:t>
      </w:r>
    </w:p>
    <w:p w:rsidR="00000000" w:rsidDel="00000000" w:rsidP="00000000" w:rsidRDefault="00000000" w:rsidRPr="00000000" w14:paraId="000001F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1F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Name3.config(text=stu[1])</w:t>
      </w:r>
    </w:p>
    <w:p w:rsidR="00000000" w:rsidDel="00000000" w:rsidP="00000000" w:rsidRDefault="00000000" w:rsidRPr="00000000" w14:paraId="000001F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Class3.config(text=stu[2])</w:t>
      </w:r>
    </w:p>
    <w:p w:rsidR="00000000" w:rsidDel="00000000" w:rsidP="00000000" w:rsidRDefault="00000000" w:rsidRPr="00000000" w14:paraId="000001F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Total_Fees3.config(text=stu[3])</w:t>
      </w:r>
    </w:p>
    <w:p w:rsidR="00000000" w:rsidDel="00000000" w:rsidP="00000000" w:rsidRDefault="00000000" w:rsidRPr="00000000" w14:paraId="000001F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Fees_Paid3.config(text=stu[4])</w:t>
      </w:r>
    </w:p>
    <w:p w:rsidR="00000000" w:rsidDel="00000000" w:rsidP="00000000" w:rsidRDefault="00000000" w:rsidRPr="00000000" w14:paraId="000001F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Fees_Due3.config(text=stu[5])</w:t>
      </w:r>
    </w:p>
    <w:p w:rsidR="00000000" w:rsidDel="00000000" w:rsidP="00000000" w:rsidRDefault="00000000" w:rsidRPr="00000000" w14:paraId="000001F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1F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Delete_btn=tk.Button(dele,text='Delete </w:t>
      </w:r>
    </w:p>
    <w:p w:rsidR="00000000" w:rsidDel="00000000" w:rsidP="00000000" w:rsidRDefault="00000000" w:rsidRPr="00000000" w14:paraId="000001F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Record',font=("Helvetica","15",'bold'),padx=20,</w:t>
      </w:r>
    </w:p>
    <w:p w:rsidR="00000000" w:rsidDel="00000000" w:rsidP="00000000" w:rsidRDefault="00000000" w:rsidRPr="00000000" w14:paraId="000001F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command=lambda:</w:t>
      </w:r>
    </w:p>
    <w:p w:rsidR="00000000" w:rsidDel="00000000" w:rsidP="00000000" w:rsidRDefault="00000000" w:rsidRPr="00000000" w14:paraId="000001F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Delete_Record(Adno))</w:t>
      </w:r>
    </w:p>
    <w:p w:rsidR="00000000" w:rsidDel="00000000" w:rsidP="00000000" w:rsidRDefault="00000000" w:rsidRPr="00000000" w14:paraId="000001F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Delete_btn.place(x=400,y=460)</w:t>
      </w:r>
    </w:p>
    <w:p w:rsidR="00000000" w:rsidDel="00000000" w:rsidP="00000000" w:rsidRDefault="00000000" w:rsidRPr="00000000" w14:paraId="0000020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break</w:t>
      </w:r>
    </w:p>
    <w:p w:rsidR="00000000" w:rsidDel="00000000" w:rsidP="00000000" w:rsidRDefault="00000000" w:rsidRPr="00000000" w14:paraId="0000020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20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c=messagebox.showerror('Error!','Record Not Found...!')</w:t>
      </w:r>
    </w:p>
    <w:p w:rsidR="00000000" w:rsidDel="00000000" w:rsidP="00000000" w:rsidRDefault="00000000" w:rsidRPr="00000000" w14:paraId="0000020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c=='ok':</w:t>
      </w:r>
    </w:p>
    <w:p w:rsidR="00000000" w:rsidDel="00000000" w:rsidP="00000000" w:rsidRDefault="00000000" w:rsidRPr="00000000" w14:paraId="0000020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dele.destroy()</w:t>
      </w:r>
    </w:p>
    <w:p w:rsidR="00000000" w:rsidDel="00000000" w:rsidP="00000000" w:rsidRDefault="00000000" w:rsidRPr="00000000" w14:paraId="0000020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Delete_Record_Screen()</w:t>
      </w:r>
    </w:p>
    <w:p w:rsidR="00000000" w:rsidDel="00000000" w:rsidP="00000000" w:rsidRDefault="00000000" w:rsidRPr="00000000" w14:paraId="0000020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Delete_Record_Screen():</w:t>
      </w:r>
    </w:p>
    <w:p w:rsidR="00000000" w:rsidDel="00000000" w:rsidP="00000000" w:rsidRDefault="00000000" w:rsidRPr="00000000" w14:paraId="0000020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dele</w:t>
      </w:r>
    </w:p>
    <w:p w:rsidR="00000000" w:rsidDel="00000000" w:rsidP="00000000" w:rsidRDefault="00000000" w:rsidRPr="00000000" w14:paraId="0000020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dele=tk.Tk()</w:t>
      </w:r>
    </w:p>
    <w:p w:rsidR="00000000" w:rsidDel="00000000" w:rsidP="00000000" w:rsidRDefault="00000000" w:rsidRPr="00000000" w14:paraId="0000020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dele.title('Update Screen')</w:t>
      </w:r>
    </w:p>
    <w:p w:rsidR="00000000" w:rsidDel="00000000" w:rsidP="00000000" w:rsidRDefault="00000000" w:rsidRPr="00000000" w14:paraId="0000020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dele.geometry("1000x600")</w:t>
      </w:r>
    </w:p>
    <w:p w:rsidR="00000000" w:rsidDel="00000000" w:rsidP="00000000" w:rsidRDefault="00000000" w:rsidRPr="00000000" w14:paraId="0000020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dele.iconbitmap('Icon.ico')</w:t>
      </w:r>
    </w:p>
    <w:p w:rsidR="00000000" w:rsidDel="00000000" w:rsidP="00000000" w:rsidRDefault="00000000" w:rsidRPr="00000000" w14:paraId="0000020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my_pic=Image.open('Homepage.jpg')</w:t>
      </w:r>
    </w:p>
    <w:p w:rsidR="00000000" w:rsidDel="00000000" w:rsidP="00000000" w:rsidRDefault="00000000" w:rsidRPr="00000000" w14:paraId="0000020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21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resized=my_pic.resize((1000,600),Image.ANTIALIAS)</w:t>
      </w:r>
    </w:p>
    <w:p w:rsidR="00000000" w:rsidDel="00000000" w:rsidP="00000000" w:rsidRDefault="00000000" w:rsidRPr="00000000" w14:paraId="0000021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new_pic=ImageTk.PhotoImage(resized)</w:t>
      </w:r>
    </w:p>
    <w:p w:rsidR="00000000" w:rsidDel="00000000" w:rsidP="00000000" w:rsidRDefault="00000000" w:rsidRPr="00000000" w14:paraId="0000021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1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my_label=tk.Label(dele,image=new_pic)</w:t>
      </w:r>
    </w:p>
    <w:p w:rsidR="00000000" w:rsidDel="00000000" w:rsidP="00000000" w:rsidRDefault="00000000" w:rsidRPr="00000000" w14:paraId="0000021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my_label.place(x=0,y=0)</w:t>
      </w:r>
    </w:p>
    <w:p w:rsidR="00000000" w:rsidDel="00000000" w:rsidP="00000000" w:rsidRDefault="00000000" w:rsidRPr="00000000" w14:paraId="0000021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Frame3</w:t>
      </w:r>
    </w:p>
    <w:p w:rsidR="00000000" w:rsidDel="00000000" w:rsidP="00000000" w:rsidRDefault="00000000" w:rsidRPr="00000000" w14:paraId="0000021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Frame3 = tk.LabelFrame(dele, width=40)</w:t>
      </w:r>
    </w:p>
    <w:p w:rsidR="00000000" w:rsidDel="00000000" w:rsidP="00000000" w:rsidRDefault="00000000" w:rsidRPr="00000000" w14:paraId="0000021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Frame3.place(x=300, y=100)</w:t>
      </w:r>
    </w:p>
    <w:p w:rsidR="00000000" w:rsidDel="00000000" w:rsidP="00000000" w:rsidRDefault="00000000" w:rsidRPr="00000000" w14:paraId="0000021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 = tk.Label(Frame3, text="Name:", font=("Helvetica", "22",  </w:t>
      </w:r>
    </w:p>
    <w:p w:rsidR="00000000" w:rsidDel="00000000" w:rsidP="00000000" w:rsidRDefault="00000000" w:rsidRPr="00000000" w14:paraId="0000021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"bold"))</w:t>
      </w:r>
    </w:p>
    <w:p w:rsidR="00000000" w:rsidDel="00000000" w:rsidP="00000000" w:rsidRDefault="00000000" w:rsidRPr="00000000" w14:paraId="0000021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Name.grid(row=0, column=0, padx=20, pady=15)</w:t>
      </w:r>
    </w:p>
    <w:p w:rsidR="00000000" w:rsidDel="00000000" w:rsidP="00000000" w:rsidRDefault="00000000" w:rsidRPr="00000000" w14:paraId="0000021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Standard=tk.Label(Frame3, text="Standard:", font=("Helvetica",   </w:t>
      </w:r>
    </w:p>
    <w:p w:rsidR="00000000" w:rsidDel="00000000" w:rsidP="00000000" w:rsidRDefault="00000000" w:rsidRPr="00000000" w14:paraId="0000021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"22", "bold"))</w:t>
      </w:r>
    </w:p>
    <w:p w:rsidR="00000000" w:rsidDel="00000000" w:rsidP="00000000" w:rsidRDefault="00000000" w:rsidRPr="00000000" w14:paraId="0000022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Standard.grid(row=1, column=0, padx=20, pady=15)</w:t>
      </w:r>
    </w:p>
    <w:p w:rsidR="00000000" w:rsidDel="00000000" w:rsidP="00000000" w:rsidRDefault="00000000" w:rsidRPr="00000000" w14:paraId="0000022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 = tk.Label(Frame3, text="Total Fee:", font=("Helvetica", </w:t>
      </w:r>
    </w:p>
    <w:p w:rsidR="00000000" w:rsidDel="00000000" w:rsidP="00000000" w:rsidRDefault="00000000" w:rsidRPr="00000000" w14:paraId="0000022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"22", "bold"))</w:t>
      </w:r>
    </w:p>
    <w:p w:rsidR="00000000" w:rsidDel="00000000" w:rsidP="00000000" w:rsidRDefault="00000000" w:rsidRPr="00000000" w14:paraId="0000022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Totalfee.grid(row=2, column=0, padx=20, pady=15)</w:t>
      </w:r>
    </w:p>
    <w:p w:rsidR="00000000" w:rsidDel="00000000" w:rsidP="00000000" w:rsidRDefault="00000000" w:rsidRPr="00000000" w14:paraId="0000022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 = tk.Label(Frame3, text="Fee Paid:", font=("Helvetica", </w:t>
      </w:r>
    </w:p>
    <w:p w:rsidR="00000000" w:rsidDel="00000000" w:rsidP="00000000" w:rsidRDefault="00000000" w:rsidRPr="00000000" w14:paraId="0000022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"22", "bold"))</w:t>
      </w:r>
    </w:p>
    <w:p w:rsidR="00000000" w:rsidDel="00000000" w:rsidP="00000000" w:rsidRDefault="00000000" w:rsidRPr="00000000" w14:paraId="0000022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Feepaid.grid(row=3, column=0, padx=20, pady=15)</w:t>
      </w:r>
    </w:p>
    <w:p w:rsidR="00000000" w:rsidDel="00000000" w:rsidP="00000000" w:rsidRDefault="00000000" w:rsidRPr="00000000" w14:paraId="0000022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Feedue = tk.Label(Frame3, text="Fee Due:", font=("Helvetica", </w:t>
      </w:r>
    </w:p>
    <w:p w:rsidR="00000000" w:rsidDel="00000000" w:rsidP="00000000" w:rsidRDefault="00000000" w:rsidRPr="00000000" w14:paraId="0000022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"22", "bold"))</w:t>
      </w:r>
    </w:p>
    <w:p w:rsidR="00000000" w:rsidDel="00000000" w:rsidP="00000000" w:rsidRDefault="00000000" w:rsidRPr="00000000" w14:paraId="0000022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Feedue.grid(row=4, column=0, padx=20, pady=15)</w:t>
      </w:r>
    </w:p>
    <w:p w:rsidR="00000000" w:rsidDel="00000000" w:rsidP="00000000" w:rsidRDefault="00000000" w:rsidRPr="00000000" w14:paraId="0000022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Name3</w:t>
      </w:r>
    </w:p>
    <w:p w:rsidR="00000000" w:rsidDel="00000000" w:rsidP="00000000" w:rsidRDefault="00000000" w:rsidRPr="00000000" w14:paraId="0000022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Name3= tk.Label(Frame3, text='', font=("Helvetica", "22", </w:t>
      </w:r>
    </w:p>
    <w:p w:rsidR="00000000" w:rsidDel="00000000" w:rsidP="00000000" w:rsidRDefault="00000000" w:rsidRPr="00000000" w14:paraId="0000023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"bold"))</w:t>
      </w:r>
    </w:p>
    <w:p w:rsidR="00000000" w:rsidDel="00000000" w:rsidP="00000000" w:rsidRDefault="00000000" w:rsidRPr="00000000" w14:paraId="0000023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Name3.grid(row=0, column=1, padx=20, pady=15)</w:t>
      </w:r>
    </w:p>
    <w:p w:rsidR="00000000" w:rsidDel="00000000" w:rsidP="00000000" w:rsidRDefault="00000000" w:rsidRPr="00000000" w14:paraId="0000023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Class3</w:t>
      </w:r>
    </w:p>
    <w:p w:rsidR="00000000" w:rsidDel="00000000" w:rsidP="00000000" w:rsidRDefault="00000000" w:rsidRPr="00000000" w14:paraId="0000023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Class3 = tk.Label(Frame3, text='', font=("Helvetica", "22",</w:t>
      </w:r>
    </w:p>
    <w:p w:rsidR="00000000" w:rsidDel="00000000" w:rsidP="00000000" w:rsidRDefault="00000000" w:rsidRPr="00000000" w14:paraId="0000023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"bold"))</w:t>
      </w:r>
    </w:p>
    <w:p w:rsidR="00000000" w:rsidDel="00000000" w:rsidP="00000000" w:rsidRDefault="00000000" w:rsidRPr="00000000" w14:paraId="0000023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Class3.grid(row=1, column=1, padx=20, pady=15)</w:t>
      </w:r>
    </w:p>
    <w:p w:rsidR="00000000" w:rsidDel="00000000" w:rsidP="00000000" w:rsidRDefault="00000000" w:rsidRPr="00000000" w14:paraId="0000023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Total_Fees3</w:t>
      </w:r>
    </w:p>
    <w:p w:rsidR="00000000" w:rsidDel="00000000" w:rsidP="00000000" w:rsidRDefault="00000000" w:rsidRPr="00000000" w14:paraId="0000023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Total_Fees3 = tk.Label(Frame3, text='', font=("Helvetica", "22",    </w:t>
      </w:r>
    </w:p>
    <w:p w:rsidR="00000000" w:rsidDel="00000000" w:rsidP="00000000" w:rsidRDefault="00000000" w:rsidRPr="00000000" w14:paraId="0000023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"bold"))</w:t>
      </w:r>
    </w:p>
    <w:p w:rsidR="00000000" w:rsidDel="00000000" w:rsidP="00000000" w:rsidRDefault="00000000" w:rsidRPr="00000000" w14:paraId="0000023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Total_Fees3.grid(row=2, column=1, padx=20, pady=15)</w:t>
      </w:r>
    </w:p>
    <w:p w:rsidR="00000000" w:rsidDel="00000000" w:rsidP="00000000" w:rsidRDefault="00000000" w:rsidRPr="00000000" w14:paraId="0000023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Fees_Paid3</w:t>
      </w:r>
    </w:p>
    <w:p w:rsidR="00000000" w:rsidDel="00000000" w:rsidP="00000000" w:rsidRDefault="00000000" w:rsidRPr="00000000" w14:paraId="0000023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Fees_Paid3 = tk.Label(Frame3, text='', font=("Helvetica", "22", </w:t>
      </w:r>
    </w:p>
    <w:p w:rsidR="00000000" w:rsidDel="00000000" w:rsidP="00000000" w:rsidRDefault="00000000" w:rsidRPr="00000000" w14:paraId="0000023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"bold"))</w:t>
      </w:r>
    </w:p>
    <w:p w:rsidR="00000000" w:rsidDel="00000000" w:rsidP="00000000" w:rsidRDefault="00000000" w:rsidRPr="00000000" w14:paraId="0000024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Fees_Paid3.grid(row=3, column=1, padx=20, pady=15)</w:t>
      </w:r>
    </w:p>
    <w:p w:rsidR="00000000" w:rsidDel="00000000" w:rsidP="00000000" w:rsidRDefault="00000000" w:rsidRPr="00000000" w14:paraId="0000024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Fees_Due3</w:t>
      </w:r>
    </w:p>
    <w:p w:rsidR="00000000" w:rsidDel="00000000" w:rsidP="00000000" w:rsidRDefault="00000000" w:rsidRPr="00000000" w14:paraId="0000024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Fees_Due3 = tk.Label(Frame3, text='', font=("Helvetica", "22", </w:t>
      </w:r>
    </w:p>
    <w:p w:rsidR="00000000" w:rsidDel="00000000" w:rsidP="00000000" w:rsidRDefault="00000000" w:rsidRPr="00000000" w14:paraId="0000024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"bold"))</w:t>
      </w:r>
    </w:p>
    <w:p w:rsidR="00000000" w:rsidDel="00000000" w:rsidP="00000000" w:rsidRDefault="00000000" w:rsidRPr="00000000" w14:paraId="0000024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Fees_Due3.grid(row=4, column=1, padx=20, pady=15)</w:t>
      </w:r>
    </w:p>
    <w:p w:rsidR="00000000" w:rsidDel="00000000" w:rsidP="00000000" w:rsidRDefault="00000000" w:rsidRPr="00000000" w14:paraId="0000024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24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Admn=tk.Label(dele,text='ADMN NO.',font=("Helvetica", "25", </w:t>
      </w:r>
    </w:p>
    <w:p w:rsidR="00000000" w:rsidDel="00000000" w:rsidP="00000000" w:rsidRDefault="00000000" w:rsidRPr="00000000" w14:paraId="0000024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"bold"))</w:t>
      </w:r>
    </w:p>
    <w:p w:rsidR="00000000" w:rsidDel="00000000" w:rsidP="00000000" w:rsidRDefault="00000000" w:rsidRPr="00000000" w14:paraId="0000024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Admn.place(x=50,y=45)</w:t>
      </w:r>
    </w:p>
    <w:p w:rsidR="00000000" w:rsidDel="00000000" w:rsidP="00000000" w:rsidRDefault="00000000" w:rsidRPr="00000000" w14:paraId="0000024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4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global Admn_entry2</w:t>
      </w:r>
    </w:p>
    <w:p w:rsidR="00000000" w:rsidDel="00000000" w:rsidP="00000000" w:rsidRDefault="00000000" w:rsidRPr="00000000" w14:paraId="0000024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Admn_entry2=tk.Entry(dele,width=25,borderwidth=5,   </w:t>
      </w:r>
    </w:p>
    <w:p w:rsidR="00000000" w:rsidDel="00000000" w:rsidP="00000000" w:rsidRDefault="00000000" w:rsidRPr="00000000" w14:paraId="0000024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font=("Helveica", "20", "bold"))</w:t>
      </w:r>
    </w:p>
    <w:p w:rsidR="00000000" w:rsidDel="00000000" w:rsidP="00000000" w:rsidRDefault="00000000" w:rsidRPr="00000000" w14:paraId="0000024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Admn_entry2.place(x=240,y=45)</w:t>
      </w:r>
    </w:p>
    <w:p w:rsidR="00000000" w:rsidDel="00000000" w:rsidP="00000000" w:rsidRDefault="00000000" w:rsidRPr="00000000" w14:paraId="0000024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25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Search_btn=tk.Button(dele,text='SERACH',font=("Helvetica",      "15"),command=lambda:Admin_Delete_Details(int(Admn_entry2.get().strip())))</w:t>
      </w:r>
    </w:p>
    <w:p w:rsidR="00000000" w:rsidDel="00000000" w:rsidP="00000000" w:rsidRDefault="00000000" w:rsidRPr="00000000" w14:paraId="0000025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Search_btn.place(x=640,y=45)</w:t>
      </w:r>
    </w:p>
    <w:p w:rsidR="00000000" w:rsidDel="00000000" w:rsidP="00000000" w:rsidRDefault="00000000" w:rsidRPr="00000000" w14:paraId="0000025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5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my_pic3=Image.open('Logout.jpg')</w:t>
      </w:r>
    </w:p>
    <w:p w:rsidR="00000000" w:rsidDel="00000000" w:rsidP="00000000" w:rsidRDefault="00000000" w:rsidRPr="00000000" w14:paraId="0000025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5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resized3=my_pic3.resize((160,80),Image.ANTIALIAS)</w:t>
      </w:r>
    </w:p>
    <w:p w:rsidR="00000000" w:rsidDel="00000000" w:rsidP="00000000" w:rsidRDefault="00000000" w:rsidRPr="00000000" w14:paraId="0000025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new_pic3=ImageTk.PhotoImage(resized3)</w:t>
      </w:r>
    </w:p>
    <w:p w:rsidR="00000000" w:rsidDel="00000000" w:rsidP="00000000" w:rsidRDefault="00000000" w:rsidRPr="00000000" w14:paraId="0000025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</w:t>
      </w:r>
    </w:p>
    <w:p w:rsidR="00000000" w:rsidDel="00000000" w:rsidP="00000000" w:rsidRDefault="00000000" w:rsidRPr="00000000" w14:paraId="0000025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Confirm_Button=tk.Button(dele,image=new_pic3,borderwidth=0,     </w:t>
      </w:r>
    </w:p>
    <w:p w:rsidR="00000000" w:rsidDel="00000000" w:rsidP="00000000" w:rsidRDefault="00000000" w:rsidRPr="00000000" w14:paraId="0000025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command=Admin_Del_to_Home)</w:t>
      </w:r>
    </w:p>
    <w:p w:rsidR="00000000" w:rsidDel="00000000" w:rsidP="00000000" w:rsidRDefault="00000000" w:rsidRPr="00000000" w14:paraId="0000025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</w:t>
      </w:r>
    </w:p>
    <w:p w:rsidR="00000000" w:rsidDel="00000000" w:rsidP="00000000" w:rsidRDefault="00000000" w:rsidRPr="00000000" w14:paraId="0000025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Confirm_Button.place(x=400,y=500)</w:t>
      </w:r>
    </w:p>
    <w:p w:rsidR="00000000" w:rsidDel="00000000" w:rsidP="00000000" w:rsidRDefault="00000000" w:rsidRPr="00000000" w14:paraId="0000025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5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Options=['Search Record','Update Record','Add Record','Delete   </w:t>
      </w:r>
    </w:p>
    <w:p w:rsidR="00000000" w:rsidDel="00000000" w:rsidP="00000000" w:rsidRDefault="00000000" w:rsidRPr="00000000" w14:paraId="0000025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Record','View Records']</w:t>
      </w:r>
    </w:p>
    <w:p w:rsidR="00000000" w:rsidDel="00000000" w:rsidP="00000000" w:rsidRDefault="00000000" w:rsidRPr="00000000" w14:paraId="0000025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6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Drop3</w:t>
      </w:r>
    </w:p>
    <w:p w:rsidR="00000000" w:rsidDel="00000000" w:rsidP="00000000" w:rsidRDefault="00000000" w:rsidRPr="00000000" w14:paraId="0000026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Drop3=ttk.Combobox(dele,value=Options,width=15, font=("Courier",15,'bold'))</w:t>
      </w:r>
    </w:p>
    <w:p w:rsidR="00000000" w:rsidDel="00000000" w:rsidP="00000000" w:rsidRDefault="00000000" w:rsidRPr="00000000" w14:paraId="0000026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Drop3.current(3)</w:t>
      </w:r>
    </w:p>
    <w:p w:rsidR="00000000" w:rsidDel="00000000" w:rsidP="00000000" w:rsidRDefault="00000000" w:rsidRPr="00000000" w14:paraId="0000026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Drop3.place(x=775,y=45)</w:t>
      </w:r>
    </w:p>
    <w:p w:rsidR="00000000" w:rsidDel="00000000" w:rsidP="00000000" w:rsidRDefault="00000000" w:rsidRPr="00000000" w14:paraId="0000026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Drop3.bind('&lt;&lt;ComboboxSelected&gt;&gt;',Combo_Click3)</w:t>
      </w:r>
    </w:p>
    <w:p w:rsidR="00000000" w:rsidDel="00000000" w:rsidP="00000000" w:rsidRDefault="00000000" w:rsidRPr="00000000" w14:paraId="0000026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6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Status_Bar7</w:t>
      </w:r>
    </w:p>
    <w:p w:rsidR="00000000" w:rsidDel="00000000" w:rsidP="00000000" w:rsidRDefault="00000000" w:rsidRPr="00000000" w14:paraId="0000026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Status_Bar7=tk.Label(dele,text='Coded By: Ikram, Meera Mohiddin,</w:t>
      </w:r>
    </w:p>
    <w:p w:rsidR="00000000" w:rsidDel="00000000" w:rsidP="00000000" w:rsidRDefault="00000000" w:rsidRPr="00000000" w14:paraId="0000026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Jayanth’,font=('bold'),bd=1,relief='sunken',anchor='e')</w:t>
      </w:r>
    </w:p>
    <w:p w:rsidR="00000000" w:rsidDel="00000000" w:rsidP="00000000" w:rsidRDefault="00000000" w:rsidRPr="00000000" w14:paraId="0000026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Status_Bar7.pack(fill='x',side='bottom')</w:t>
      </w:r>
    </w:p>
    <w:p w:rsidR="00000000" w:rsidDel="00000000" w:rsidP="00000000" w:rsidRDefault="00000000" w:rsidRPr="00000000" w14:paraId="0000026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6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Status_Bar7.bind('&lt;Enter&gt;',Status_Hover7)</w:t>
      </w:r>
    </w:p>
    <w:p w:rsidR="00000000" w:rsidDel="00000000" w:rsidP="00000000" w:rsidRDefault="00000000" w:rsidRPr="00000000" w14:paraId="0000026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Status_Bar7.bind('&lt;Leave&gt;',Status_Hover_Leave7)</w:t>
      </w:r>
    </w:p>
    <w:p w:rsidR="00000000" w:rsidDel="00000000" w:rsidP="00000000" w:rsidRDefault="00000000" w:rsidRPr="00000000" w14:paraId="0000026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6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dele.bind('&lt;Return&gt;',clicker6)</w:t>
      </w:r>
    </w:p>
    <w:p w:rsidR="00000000" w:rsidDel="00000000" w:rsidP="00000000" w:rsidRDefault="00000000" w:rsidRPr="00000000" w14:paraId="0000026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7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dele.mainloop()</w:t>
      </w:r>
    </w:p>
    <w:p w:rsidR="00000000" w:rsidDel="00000000" w:rsidP="00000000" w:rsidRDefault="00000000" w:rsidRPr="00000000" w14:paraId="0000027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7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Add_Record(Adno,Name,Class,Total_Fees,Fees_Paid,Fees_Du):</w:t>
      </w:r>
    </w:p>
    <w:p w:rsidR="00000000" w:rsidDel="00000000" w:rsidP="00000000" w:rsidRDefault="00000000" w:rsidRPr="00000000" w14:paraId="0000027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mycon=pym.connect(host='localhost',user='root',passwd='tiger',     </w:t>
      </w:r>
    </w:p>
    <w:p w:rsidR="00000000" w:rsidDel="00000000" w:rsidP="00000000" w:rsidRDefault="00000000" w:rsidRPr="00000000" w14:paraId="0000027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database='school')</w:t>
      </w:r>
    </w:p>
    <w:p w:rsidR="00000000" w:rsidDel="00000000" w:rsidP="00000000" w:rsidRDefault="00000000" w:rsidRPr="00000000" w14:paraId="0000027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7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cur=mycon.cursor()</w:t>
      </w:r>
    </w:p>
    <w:p w:rsidR="00000000" w:rsidDel="00000000" w:rsidP="00000000" w:rsidRDefault="00000000" w:rsidRPr="00000000" w14:paraId="0000027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27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st='''INSERT INTO</w:t>
      </w:r>
    </w:p>
    <w:p w:rsidR="00000000" w:rsidDel="00000000" w:rsidP="00000000" w:rsidRDefault="00000000" w:rsidRPr="00000000" w14:paraId="0000027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student(Admn_No,Name,Class,Total_Fees,Fees_Paid,Fees_due)</w:t>
      </w:r>
    </w:p>
    <w:p w:rsidR="00000000" w:rsidDel="00000000" w:rsidP="00000000" w:rsidRDefault="00000000" w:rsidRPr="00000000" w14:paraId="0000027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VALUES({},'{}',{},{},{},{})'''.format(Adno,Name,Class,Total_Fees,                </w:t>
      </w:r>
    </w:p>
    <w:p w:rsidR="00000000" w:rsidDel="00000000" w:rsidP="00000000" w:rsidRDefault="00000000" w:rsidRPr="00000000" w14:paraId="0000027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7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Fees_Paid,Fees_Due)</w:t>
      </w:r>
    </w:p>
    <w:p w:rsidR="00000000" w:rsidDel="00000000" w:rsidP="00000000" w:rsidRDefault="00000000" w:rsidRPr="00000000" w14:paraId="0000027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cur.execute(st)</w:t>
      </w:r>
    </w:p>
    <w:p w:rsidR="00000000" w:rsidDel="00000000" w:rsidP="00000000" w:rsidRDefault="00000000" w:rsidRPr="00000000" w14:paraId="0000027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mycon.commit()</w:t>
      </w:r>
    </w:p>
    <w:p w:rsidR="00000000" w:rsidDel="00000000" w:rsidP="00000000" w:rsidRDefault="00000000" w:rsidRPr="00000000" w14:paraId="0000028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c=messagebox.showinfo('Record','Record Succesfully Added...!')</w:t>
      </w:r>
    </w:p>
    <w:p w:rsidR="00000000" w:rsidDel="00000000" w:rsidP="00000000" w:rsidRDefault="00000000" w:rsidRPr="00000000" w14:paraId="0000028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if c=='ok':</w:t>
      </w:r>
    </w:p>
    <w:p w:rsidR="00000000" w:rsidDel="00000000" w:rsidP="00000000" w:rsidRDefault="00000000" w:rsidRPr="00000000" w14:paraId="0000028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rec.destroy()</w:t>
      </w:r>
    </w:p>
    <w:p w:rsidR="00000000" w:rsidDel="00000000" w:rsidP="00000000" w:rsidRDefault="00000000" w:rsidRPr="00000000" w14:paraId="0000028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Add_Record_Sceen()</w:t>
      </w:r>
    </w:p>
    <w:p w:rsidR="00000000" w:rsidDel="00000000" w:rsidP="00000000" w:rsidRDefault="00000000" w:rsidRPr="00000000" w14:paraId="0000028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Add_Record_Sceen():</w:t>
      </w:r>
    </w:p>
    <w:p w:rsidR="00000000" w:rsidDel="00000000" w:rsidP="00000000" w:rsidRDefault="00000000" w:rsidRPr="00000000" w14:paraId="0000028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rec</w:t>
      </w:r>
    </w:p>
    <w:p w:rsidR="00000000" w:rsidDel="00000000" w:rsidP="00000000" w:rsidRDefault="00000000" w:rsidRPr="00000000" w14:paraId="0000028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rec=tk.Tk()</w:t>
      </w:r>
    </w:p>
    <w:p w:rsidR="00000000" w:rsidDel="00000000" w:rsidP="00000000" w:rsidRDefault="00000000" w:rsidRPr="00000000" w14:paraId="0000028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rec.title('Update Screen')</w:t>
      </w:r>
    </w:p>
    <w:p w:rsidR="00000000" w:rsidDel="00000000" w:rsidP="00000000" w:rsidRDefault="00000000" w:rsidRPr="00000000" w14:paraId="0000028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rec.geometry("1000x600")</w:t>
      </w:r>
    </w:p>
    <w:p w:rsidR="00000000" w:rsidDel="00000000" w:rsidP="00000000" w:rsidRDefault="00000000" w:rsidRPr="00000000" w14:paraId="0000028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rec.iconbitmap('Icon.ico')</w:t>
      </w:r>
    </w:p>
    <w:p w:rsidR="00000000" w:rsidDel="00000000" w:rsidP="00000000" w:rsidRDefault="00000000" w:rsidRPr="00000000" w14:paraId="0000028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8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my_pic=Image.open('Homepage.jpg')</w:t>
      </w:r>
    </w:p>
    <w:p w:rsidR="00000000" w:rsidDel="00000000" w:rsidP="00000000" w:rsidRDefault="00000000" w:rsidRPr="00000000" w14:paraId="0000028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8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resized=my_pic.resize((1000,600),Image.ANTIALIAS)</w:t>
      </w:r>
    </w:p>
    <w:p w:rsidR="00000000" w:rsidDel="00000000" w:rsidP="00000000" w:rsidRDefault="00000000" w:rsidRPr="00000000" w14:paraId="0000028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new_pic=ImageTk.PhotoImage(resized)</w:t>
      </w:r>
    </w:p>
    <w:p w:rsidR="00000000" w:rsidDel="00000000" w:rsidP="00000000" w:rsidRDefault="00000000" w:rsidRPr="00000000" w14:paraId="0000029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9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my_label=tk.Label(rec,image=new_pic)</w:t>
      </w:r>
    </w:p>
    <w:p w:rsidR="00000000" w:rsidDel="00000000" w:rsidP="00000000" w:rsidRDefault="00000000" w:rsidRPr="00000000" w14:paraId="0000029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my_label.place(x=0,y=0)</w:t>
      </w:r>
    </w:p>
    <w:p w:rsidR="00000000" w:rsidDel="00000000" w:rsidP="00000000" w:rsidRDefault="00000000" w:rsidRPr="00000000" w14:paraId="0000029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9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Admn=tk.Label(rec,text='ADMN NO.',font=("Helvetica", "25", </w:t>
      </w:r>
    </w:p>
    <w:p w:rsidR="00000000" w:rsidDel="00000000" w:rsidP="00000000" w:rsidRDefault="00000000" w:rsidRPr="00000000" w14:paraId="0000029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"bold"))</w:t>
      </w:r>
    </w:p>
    <w:p w:rsidR="00000000" w:rsidDel="00000000" w:rsidP="00000000" w:rsidRDefault="00000000" w:rsidRPr="00000000" w14:paraId="0000029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Admn.place(x=50,y=45)</w:t>
      </w:r>
    </w:p>
    <w:p w:rsidR="00000000" w:rsidDel="00000000" w:rsidP="00000000" w:rsidRDefault="00000000" w:rsidRPr="00000000" w14:paraId="0000029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9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Admn_entry1</w:t>
      </w:r>
    </w:p>
    <w:p w:rsidR="00000000" w:rsidDel="00000000" w:rsidP="00000000" w:rsidRDefault="00000000" w:rsidRPr="00000000" w14:paraId="0000029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Admn_entry1=tk.Entry(rec,width=25,borderwidth=5,    </w:t>
      </w:r>
    </w:p>
    <w:p w:rsidR="00000000" w:rsidDel="00000000" w:rsidP="00000000" w:rsidRDefault="00000000" w:rsidRPr="00000000" w14:paraId="0000029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font=("Helvetica", "20", "bold"))</w:t>
      </w:r>
    </w:p>
    <w:p w:rsidR="00000000" w:rsidDel="00000000" w:rsidP="00000000" w:rsidRDefault="00000000" w:rsidRPr="00000000" w14:paraId="0000029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Admn_entry1.place(x=240,y=45)</w:t>
      </w:r>
    </w:p>
    <w:p w:rsidR="00000000" w:rsidDel="00000000" w:rsidP="00000000" w:rsidRDefault="00000000" w:rsidRPr="00000000" w14:paraId="0000029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9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Name=tk.Label(rec,text='Name:',</w:t>
      </w:r>
    </w:p>
    <w:p w:rsidR="00000000" w:rsidDel="00000000" w:rsidP="00000000" w:rsidRDefault="00000000" w:rsidRPr="00000000" w14:paraId="0000029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font=("Helvetica", "25", "bold"))</w:t>
      </w:r>
    </w:p>
    <w:p w:rsidR="00000000" w:rsidDel="00000000" w:rsidP="00000000" w:rsidRDefault="00000000" w:rsidRPr="00000000" w14:paraId="000002A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Name.place(x=10,y=150)</w:t>
      </w:r>
    </w:p>
    <w:p w:rsidR="00000000" w:rsidDel="00000000" w:rsidP="00000000" w:rsidRDefault="00000000" w:rsidRPr="00000000" w14:paraId="000002A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A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Name_entry</w:t>
      </w:r>
    </w:p>
    <w:p w:rsidR="00000000" w:rsidDel="00000000" w:rsidP="00000000" w:rsidRDefault="00000000" w:rsidRPr="00000000" w14:paraId="000002A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Name_entry=tk.Entry(rec,width=28,borderwidth=5, </w:t>
      </w:r>
    </w:p>
    <w:p w:rsidR="00000000" w:rsidDel="00000000" w:rsidP="00000000" w:rsidRDefault="00000000" w:rsidRPr="00000000" w14:paraId="000002A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font=("Helvetica", "18", "bold"))</w:t>
      </w:r>
    </w:p>
    <w:p w:rsidR="00000000" w:rsidDel="00000000" w:rsidP="00000000" w:rsidRDefault="00000000" w:rsidRPr="00000000" w14:paraId="000002A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Name_entry.place(x=120,y=150)</w:t>
      </w:r>
    </w:p>
    <w:p w:rsidR="00000000" w:rsidDel="00000000" w:rsidP="00000000" w:rsidRDefault="00000000" w:rsidRPr="00000000" w14:paraId="000002A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A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A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Class=tk.Label(rec,text='Class:',font=("Helvetica", "20", "bold"))</w:t>
      </w:r>
    </w:p>
    <w:p w:rsidR="00000000" w:rsidDel="00000000" w:rsidP="00000000" w:rsidRDefault="00000000" w:rsidRPr="00000000" w14:paraId="000002A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Class.place(x=505,y=150)</w:t>
      </w:r>
    </w:p>
    <w:p w:rsidR="00000000" w:rsidDel="00000000" w:rsidP="00000000" w:rsidRDefault="00000000" w:rsidRPr="00000000" w14:paraId="000002A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A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Class_entry</w:t>
      </w:r>
    </w:p>
    <w:p w:rsidR="00000000" w:rsidDel="00000000" w:rsidP="00000000" w:rsidRDefault="00000000" w:rsidRPr="00000000" w14:paraId="000002A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Class_entry=tk.Entry(rec,width=25,borderwidth=5,        </w:t>
      </w:r>
    </w:p>
    <w:p w:rsidR="00000000" w:rsidDel="00000000" w:rsidP="00000000" w:rsidRDefault="00000000" w:rsidRPr="00000000" w14:paraId="000002A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font=("Helvetica", "20", "bold"))</w:t>
      </w:r>
    </w:p>
    <w:p w:rsidR="00000000" w:rsidDel="00000000" w:rsidP="00000000" w:rsidRDefault="00000000" w:rsidRPr="00000000" w14:paraId="000002A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Class_entry.place(x=590,y=150)</w:t>
      </w:r>
    </w:p>
    <w:p w:rsidR="00000000" w:rsidDel="00000000" w:rsidP="00000000" w:rsidRDefault="00000000" w:rsidRPr="00000000" w14:paraId="000002A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Totalfee=tk.Label(rec,text='Total fee:',font=("Helvetica", "20", </w:t>
      </w:r>
    </w:p>
    <w:p w:rsidR="00000000" w:rsidDel="00000000" w:rsidP="00000000" w:rsidRDefault="00000000" w:rsidRPr="00000000" w14:paraId="000002B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"bold"))</w:t>
      </w:r>
    </w:p>
    <w:p w:rsidR="00000000" w:rsidDel="00000000" w:rsidP="00000000" w:rsidRDefault="00000000" w:rsidRPr="00000000" w14:paraId="000002B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Totalfee.place(x=10,y=275)</w:t>
      </w:r>
    </w:p>
    <w:p w:rsidR="00000000" w:rsidDel="00000000" w:rsidP="00000000" w:rsidRDefault="00000000" w:rsidRPr="00000000" w14:paraId="000002B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B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Totalfee_entry</w:t>
      </w:r>
    </w:p>
    <w:p w:rsidR="00000000" w:rsidDel="00000000" w:rsidP="00000000" w:rsidRDefault="00000000" w:rsidRPr="00000000" w14:paraId="000002B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Totalfee_entry=tk.Entry(rec,width=20,borderwidth=5,</w:t>
      </w:r>
    </w:p>
    <w:p w:rsidR="00000000" w:rsidDel="00000000" w:rsidP="00000000" w:rsidRDefault="00000000" w:rsidRPr="00000000" w14:paraId="000002B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font=("Helvetica", "20", "bold"))</w:t>
      </w:r>
    </w:p>
    <w:p w:rsidR="00000000" w:rsidDel="00000000" w:rsidP="00000000" w:rsidRDefault="00000000" w:rsidRPr="00000000" w14:paraId="000002B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Totalfee_entry.place(x=145,y=275)</w:t>
      </w:r>
    </w:p>
    <w:p w:rsidR="00000000" w:rsidDel="00000000" w:rsidP="00000000" w:rsidRDefault="00000000" w:rsidRPr="00000000" w14:paraId="000002B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2B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Feepaid=tk.Label(rec,text='Fee Paid:',font=("Helvetica", "20", </w:t>
      </w:r>
    </w:p>
    <w:p w:rsidR="00000000" w:rsidDel="00000000" w:rsidP="00000000" w:rsidRDefault="00000000" w:rsidRPr="00000000" w14:paraId="000002B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"bold"))</w:t>
      </w:r>
    </w:p>
    <w:p w:rsidR="00000000" w:rsidDel="00000000" w:rsidP="00000000" w:rsidRDefault="00000000" w:rsidRPr="00000000" w14:paraId="000002B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Feepaid.place(x=475,y=275)</w:t>
      </w:r>
    </w:p>
    <w:p w:rsidR="00000000" w:rsidDel="00000000" w:rsidP="00000000" w:rsidRDefault="00000000" w:rsidRPr="00000000" w14:paraId="000002B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B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Feepaid_entry</w:t>
      </w:r>
    </w:p>
    <w:p w:rsidR="00000000" w:rsidDel="00000000" w:rsidP="00000000" w:rsidRDefault="00000000" w:rsidRPr="00000000" w14:paraId="000002B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Feepaid_entry=tk.Entry(rec,width=25,borderwidth=5,      </w:t>
      </w:r>
    </w:p>
    <w:p w:rsidR="00000000" w:rsidDel="00000000" w:rsidP="00000000" w:rsidRDefault="00000000" w:rsidRPr="00000000" w14:paraId="000002B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font=("Helvetica", "20", "bold"))</w:t>
      </w:r>
    </w:p>
    <w:p w:rsidR="00000000" w:rsidDel="00000000" w:rsidP="00000000" w:rsidRDefault="00000000" w:rsidRPr="00000000" w14:paraId="000002C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Feepaid_entry.place(x=600,y=275)</w:t>
      </w:r>
    </w:p>
    <w:p w:rsidR="00000000" w:rsidDel="00000000" w:rsidP="00000000" w:rsidRDefault="00000000" w:rsidRPr="00000000" w14:paraId="000002C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C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Fee_Due=tk.Label(rec,text='Fee Due:',font=("Helvetica", "20",  </w:t>
      </w:r>
    </w:p>
    <w:p w:rsidR="00000000" w:rsidDel="00000000" w:rsidP="00000000" w:rsidRDefault="00000000" w:rsidRPr="00000000" w14:paraId="000002C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"bold"))</w:t>
      </w:r>
    </w:p>
    <w:p w:rsidR="00000000" w:rsidDel="00000000" w:rsidP="00000000" w:rsidRDefault="00000000" w:rsidRPr="00000000" w14:paraId="000002C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Fee_Due.place(x=150,y=350)</w:t>
      </w:r>
    </w:p>
    <w:p w:rsidR="00000000" w:rsidDel="00000000" w:rsidP="00000000" w:rsidRDefault="00000000" w:rsidRPr="00000000" w14:paraId="000002C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C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Feedue_entry</w:t>
      </w:r>
    </w:p>
    <w:p w:rsidR="00000000" w:rsidDel="00000000" w:rsidP="00000000" w:rsidRDefault="00000000" w:rsidRPr="00000000" w14:paraId="000002C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Feedue_entry=tk.Entry(rec,width=30,borderwidth=5,</w:t>
      </w:r>
    </w:p>
    <w:p w:rsidR="00000000" w:rsidDel="00000000" w:rsidP="00000000" w:rsidRDefault="00000000" w:rsidRPr="00000000" w14:paraId="000002C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font=("Helvetica", "20", "bold"))</w:t>
      </w:r>
    </w:p>
    <w:p w:rsidR="00000000" w:rsidDel="00000000" w:rsidP="00000000" w:rsidRDefault="00000000" w:rsidRPr="00000000" w14:paraId="000002C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Feedue_entry.place(x=330,y=350)</w:t>
      </w:r>
    </w:p>
    <w:p w:rsidR="00000000" w:rsidDel="00000000" w:rsidP="00000000" w:rsidRDefault="00000000" w:rsidRPr="00000000" w14:paraId="000002C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2C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Add_btn=tk.Button(rec,text='Add Record',font=("Helvetica",      "15",'bold'),padx=20,command=lambda:Add_Record(int(Admn_entry1.get().strip()),Name_entry.get().strip(),int(Class_entry.get().strip()),int(Totalfee_entry.get().strip()),int(Feepaid_entry.get().strip()),int(Feedue_entry.get().strip())))</w:t>
      </w:r>
    </w:p>
    <w:p w:rsidR="00000000" w:rsidDel="00000000" w:rsidP="00000000" w:rsidRDefault="00000000" w:rsidRPr="00000000" w14:paraId="000002C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Add_btn.place(x=400,y=415)</w:t>
      </w:r>
    </w:p>
    <w:p w:rsidR="00000000" w:rsidDel="00000000" w:rsidP="00000000" w:rsidRDefault="00000000" w:rsidRPr="00000000" w14:paraId="000002C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C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my_pic3=Image.open('Logout.jpg')</w:t>
      </w:r>
    </w:p>
    <w:p w:rsidR="00000000" w:rsidDel="00000000" w:rsidP="00000000" w:rsidRDefault="00000000" w:rsidRPr="00000000" w14:paraId="000002C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D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resized3=my_pic3.resize((175,75),Image.ANTIALIAS)</w:t>
      </w:r>
    </w:p>
    <w:p w:rsidR="00000000" w:rsidDel="00000000" w:rsidP="00000000" w:rsidRDefault="00000000" w:rsidRPr="00000000" w14:paraId="000002D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new_pic3=ImageTk.PhotoImage(resized3)</w:t>
      </w:r>
    </w:p>
    <w:p w:rsidR="00000000" w:rsidDel="00000000" w:rsidP="00000000" w:rsidRDefault="00000000" w:rsidRPr="00000000" w14:paraId="000002D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D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Confirm_Button=tk.Button(rec,image=new_pic3,borderwidth=0,</w:t>
      </w:r>
    </w:p>
    <w:p w:rsidR="00000000" w:rsidDel="00000000" w:rsidP="00000000" w:rsidRDefault="00000000" w:rsidRPr="00000000" w14:paraId="000002D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command=Admin_Add_to_Home)</w:t>
      </w:r>
    </w:p>
    <w:p w:rsidR="00000000" w:rsidDel="00000000" w:rsidP="00000000" w:rsidRDefault="00000000" w:rsidRPr="00000000" w14:paraId="000002D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Confirm_Button.place(x=400,y=500)</w:t>
      </w:r>
    </w:p>
    <w:p w:rsidR="00000000" w:rsidDel="00000000" w:rsidP="00000000" w:rsidRDefault="00000000" w:rsidRPr="00000000" w14:paraId="000002D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</w:t>
      </w:r>
    </w:p>
    <w:p w:rsidR="00000000" w:rsidDel="00000000" w:rsidP="00000000" w:rsidRDefault="00000000" w:rsidRPr="00000000" w14:paraId="000002D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Options=['Search Record','Update Record','Add Record','Delete </w:t>
      </w:r>
    </w:p>
    <w:p w:rsidR="00000000" w:rsidDel="00000000" w:rsidP="00000000" w:rsidRDefault="00000000" w:rsidRPr="00000000" w14:paraId="000002D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Record','View Records']</w:t>
      </w:r>
    </w:p>
    <w:p w:rsidR="00000000" w:rsidDel="00000000" w:rsidP="00000000" w:rsidRDefault="00000000" w:rsidRPr="00000000" w14:paraId="000002D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D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Drop2</w:t>
      </w:r>
    </w:p>
    <w:p w:rsidR="00000000" w:rsidDel="00000000" w:rsidP="00000000" w:rsidRDefault="00000000" w:rsidRPr="00000000" w14:paraId="000002D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Drop2=ttk.Combobox(rec,value=Options,width=15,</w:t>
      </w:r>
    </w:p>
    <w:p w:rsidR="00000000" w:rsidDel="00000000" w:rsidP="00000000" w:rsidRDefault="00000000" w:rsidRPr="00000000" w14:paraId="000002D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font=("Courier",17,'bold'))</w:t>
      </w:r>
    </w:p>
    <w:p w:rsidR="00000000" w:rsidDel="00000000" w:rsidP="00000000" w:rsidRDefault="00000000" w:rsidRPr="00000000" w14:paraId="000002D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Drop2.current(2)</w:t>
      </w:r>
    </w:p>
    <w:p w:rsidR="00000000" w:rsidDel="00000000" w:rsidP="00000000" w:rsidRDefault="00000000" w:rsidRPr="00000000" w14:paraId="000002D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Drop2.place(x=700,y=45)</w:t>
      </w:r>
    </w:p>
    <w:p w:rsidR="00000000" w:rsidDel="00000000" w:rsidP="00000000" w:rsidRDefault="00000000" w:rsidRPr="00000000" w14:paraId="000002D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Drop2.bind('&lt;&lt;ComboboxSelected&gt;&gt;',Combo_Click2)</w:t>
      </w:r>
    </w:p>
    <w:p w:rsidR="00000000" w:rsidDel="00000000" w:rsidP="00000000" w:rsidRDefault="00000000" w:rsidRPr="00000000" w14:paraId="000002E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E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Status_Bar6</w:t>
      </w:r>
    </w:p>
    <w:p w:rsidR="00000000" w:rsidDel="00000000" w:rsidP="00000000" w:rsidRDefault="00000000" w:rsidRPr="00000000" w14:paraId="000002E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Status_Bar6=tk.Label(rec,text='Coded By: Ikram, Meera Mohiddin,                                      </w:t>
      </w:r>
    </w:p>
    <w:p w:rsidR="00000000" w:rsidDel="00000000" w:rsidP="00000000" w:rsidRDefault="00000000" w:rsidRPr="00000000" w14:paraId="000002E3">
      <w:pPr>
        <w:widowControl w:val="1"/>
        <w:jc w:val="both"/>
        <w:rPr>
          <w:rFonts w:ascii="Vivian" w:cs="Vivian" w:eastAsia="Vivian" w:hAnsi="Vivian"/>
          <w:b w:val="1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Jayanth  ',font=('bold'),bd=1,relief='sunken',anchor='e')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Status_Bar6.pack(fill='x',side='bottom')</w:t>
      </w:r>
    </w:p>
    <w:p w:rsidR="00000000" w:rsidDel="00000000" w:rsidP="00000000" w:rsidRDefault="00000000" w:rsidRPr="00000000" w14:paraId="000002E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E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Status_Bar6.bind('&lt;Enter&gt;',Status_Hover6)</w:t>
      </w:r>
    </w:p>
    <w:p w:rsidR="00000000" w:rsidDel="00000000" w:rsidP="00000000" w:rsidRDefault="00000000" w:rsidRPr="00000000" w14:paraId="000002E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Status_Bar6.bind('&lt;Leave&gt;',Status_Hover_Leave6)</w:t>
      </w:r>
    </w:p>
    <w:p w:rsidR="00000000" w:rsidDel="00000000" w:rsidP="00000000" w:rsidRDefault="00000000" w:rsidRPr="00000000" w14:paraId="000002E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E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rec.bind('&lt;Return&gt;',clicker5)</w:t>
      </w:r>
    </w:p>
    <w:p w:rsidR="00000000" w:rsidDel="00000000" w:rsidP="00000000" w:rsidRDefault="00000000" w:rsidRPr="00000000" w14:paraId="000002E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E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rec.mainloop()     </w:t>
      </w:r>
    </w:p>
    <w:p w:rsidR="00000000" w:rsidDel="00000000" w:rsidP="00000000" w:rsidRDefault="00000000" w:rsidRPr="00000000" w14:paraId="000002E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2E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 Update_Details(Adno,Name,Class,Total_Fees,Fees_Paid, </w:t>
      </w:r>
    </w:p>
    <w:p w:rsidR="00000000" w:rsidDel="00000000" w:rsidP="00000000" w:rsidRDefault="00000000" w:rsidRPr="00000000" w14:paraId="000002E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Fees_Due):</w:t>
      </w:r>
    </w:p>
    <w:p w:rsidR="00000000" w:rsidDel="00000000" w:rsidP="00000000" w:rsidRDefault="00000000" w:rsidRPr="00000000" w14:paraId="000002E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mycon=pym.connect(host='localhost',user='root',passwd='tiger',    </w:t>
      </w:r>
    </w:p>
    <w:p w:rsidR="00000000" w:rsidDel="00000000" w:rsidP="00000000" w:rsidRDefault="00000000" w:rsidRPr="00000000" w14:paraId="000002F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database='school')</w:t>
      </w:r>
    </w:p>
    <w:p w:rsidR="00000000" w:rsidDel="00000000" w:rsidP="00000000" w:rsidRDefault="00000000" w:rsidRPr="00000000" w14:paraId="000002F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cur=mycon.cursor()</w:t>
      </w:r>
    </w:p>
    <w:p w:rsidR="00000000" w:rsidDel="00000000" w:rsidP="00000000" w:rsidRDefault="00000000" w:rsidRPr="00000000" w14:paraId="000002F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2F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Name_Update='''UPDATE student </w:t>
      </w:r>
    </w:p>
    <w:p w:rsidR="00000000" w:rsidDel="00000000" w:rsidP="00000000" w:rsidRDefault="00000000" w:rsidRPr="00000000" w14:paraId="000002F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SET Name='{}'</w:t>
      </w:r>
    </w:p>
    <w:p w:rsidR="00000000" w:rsidDel="00000000" w:rsidP="00000000" w:rsidRDefault="00000000" w:rsidRPr="00000000" w14:paraId="000002F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WHERE Admn_No={}'''.format(Name,Adno)</w:t>
      </w:r>
    </w:p>
    <w:p w:rsidR="00000000" w:rsidDel="00000000" w:rsidP="00000000" w:rsidRDefault="00000000" w:rsidRPr="00000000" w14:paraId="000002F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</w:t>
      </w:r>
    </w:p>
    <w:p w:rsidR="00000000" w:rsidDel="00000000" w:rsidP="00000000" w:rsidRDefault="00000000" w:rsidRPr="00000000" w14:paraId="000002F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Class_Update='''UPDATE student SET Class={}</w:t>
      </w:r>
    </w:p>
    <w:p w:rsidR="00000000" w:rsidDel="00000000" w:rsidP="00000000" w:rsidRDefault="00000000" w:rsidRPr="00000000" w14:paraId="000002F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WHERE Admn_No={}'''.format(int(Class),Adno)</w:t>
      </w:r>
    </w:p>
    <w:p w:rsidR="00000000" w:rsidDel="00000000" w:rsidP="00000000" w:rsidRDefault="00000000" w:rsidRPr="00000000" w14:paraId="000002F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</w:t>
      </w:r>
    </w:p>
    <w:p w:rsidR="00000000" w:rsidDel="00000000" w:rsidP="00000000" w:rsidRDefault="00000000" w:rsidRPr="00000000" w14:paraId="000002F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Total_Fees_Update='''UPDATE student SET Total_Fees={}</w:t>
      </w:r>
    </w:p>
    <w:p w:rsidR="00000000" w:rsidDel="00000000" w:rsidP="00000000" w:rsidRDefault="00000000" w:rsidRPr="00000000" w14:paraId="000002F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WHERE Admn_No={}'''.format(int(Total_Fees),Adno)</w:t>
      </w:r>
    </w:p>
    <w:p w:rsidR="00000000" w:rsidDel="00000000" w:rsidP="00000000" w:rsidRDefault="00000000" w:rsidRPr="00000000" w14:paraId="000002F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</w:t>
      </w:r>
    </w:p>
    <w:p w:rsidR="00000000" w:rsidDel="00000000" w:rsidP="00000000" w:rsidRDefault="00000000" w:rsidRPr="00000000" w14:paraId="000002F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Fees_Paid_Update='''UPDATE student SET Fees_Paid={}</w:t>
      </w:r>
    </w:p>
    <w:p w:rsidR="00000000" w:rsidDel="00000000" w:rsidP="00000000" w:rsidRDefault="00000000" w:rsidRPr="00000000" w14:paraId="000002F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WHERE Admn_No={}'''.format(int(Fees_Paid),Adno)</w:t>
      </w:r>
    </w:p>
    <w:p w:rsidR="00000000" w:rsidDel="00000000" w:rsidP="00000000" w:rsidRDefault="00000000" w:rsidRPr="00000000" w14:paraId="000002F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</w:t>
      </w:r>
    </w:p>
    <w:p w:rsidR="00000000" w:rsidDel="00000000" w:rsidP="00000000" w:rsidRDefault="00000000" w:rsidRPr="00000000" w14:paraId="0000030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Fees_Due_Update='''UPDATE student SET Fees_Due={}</w:t>
      </w:r>
    </w:p>
    <w:p w:rsidR="00000000" w:rsidDel="00000000" w:rsidP="00000000" w:rsidRDefault="00000000" w:rsidRPr="00000000" w14:paraId="0000030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WHERE Admn_No={}'''.format(int(Fees_Due),Adno)</w:t>
      </w:r>
    </w:p>
    <w:p w:rsidR="00000000" w:rsidDel="00000000" w:rsidP="00000000" w:rsidRDefault="00000000" w:rsidRPr="00000000" w14:paraId="0000030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</w:t>
      </w:r>
    </w:p>
    <w:p w:rsidR="00000000" w:rsidDel="00000000" w:rsidP="00000000" w:rsidRDefault="00000000" w:rsidRPr="00000000" w14:paraId="0000030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cur.execute(Name_Update)</w:t>
      </w:r>
    </w:p>
    <w:p w:rsidR="00000000" w:rsidDel="00000000" w:rsidP="00000000" w:rsidRDefault="00000000" w:rsidRPr="00000000" w14:paraId="0000030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cur.execute(Class_Update)</w:t>
      </w:r>
    </w:p>
    <w:p w:rsidR="00000000" w:rsidDel="00000000" w:rsidP="00000000" w:rsidRDefault="00000000" w:rsidRPr="00000000" w14:paraId="0000030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cur.execute(Total_Fees_Update)</w:t>
      </w:r>
    </w:p>
    <w:p w:rsidR="00000000" w:rsidDel="00000000" w:rsidP="00000000" w:rsidRDefault="00000000" w:rsidRPr="00000000" w14:paraId="0000030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cur.execute(Fees_Paid_Update)</w:t>
      </w:r>
    </w:p>
    <w:p w:rsidR="00000000" w:rsidDel="00000000" w:rsidP="00000000" w:rsidRDefault="00000000" w:rsidRPr="00000000" w14:paraId="0000030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cur.execute(Fees_Due_Update)</w:t>
      </w:r>
    </w:p>
    <w:p w:rsidR="00000000" w:rsidDel="00000000" w:rsidP="00000000" w:rsidRDefault="00000000" w:rsidRPr="00000000" w14:paraId="0000030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mycon.commit()</w:t>
      </w:r>
    </w:p>
    <w:p w:rsidR="00000000" w:rsidDel="00000000" w:rsidP="00000000" w:rsidRDefault="00000000" w:rsidRPr="00000000" w14:paraId="0000030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c=messagebox.showinfo('Record','Record Succesfully Updated...!')</w:t>
      </w:r>
    </w:p>
    <w:p w:rsidR="00000000" w:rsidDel="00000000" w:rsidP="00000000" w:rsidRDefault="00000000" w:rsidRPr="00000000" w14:paraId="0000030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c=='ok':</w:t>
      </w:r>
    </w:p>
    <w:p w:rsidR="00000000" w:rsidDel="00000000" w:rsidP="00000000" w:rsidRDefault="00000000" w:rsidRPr="00000000" w14:paraId="0000030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Admin_Update_to_Admin_Update()</w:t>
      </w:r>
    </w:p>
    <w:p w:rsidR="00000000" w:rsidDel="00000000" w:rsidP="00000000" w:rsidRDefault="00000000" w:rsidRPr="00000000" w14:paraId="0000030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0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0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Admin_Update_Details(Adno):</w:t>
      </w:r>
    </w:p>
    <w:p w:rsidR="00000000" w:rsidDel="00000000" w:rsidP="00000000" w:rsidRDefault="00000000" w:rsidRPr="00000000" w14:paraId="0000030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mycon=pym.connect(host='localhost',user='root',passwd='tiger',   </w:t>
      </w:r>
    </w:p>
    <w:p w:rsidR="00000000" w:rsidDel="00000000" w:rsidP="00000000" w:rsidRDefault="00000000" w:rsidRPr="00000000" w14:paraId="0000031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     database='school')</w:t>
      </w:r>
    </w:p>
    <w:p w:rsidR="00000000" w:rsidDel="00000000" w:rsidP="00000000" w:rsidRDefault="00000000" w:rsidRPr="00000000" w14:paraId="0000031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cur=mycon.cursor()</w:t>
      </w:r>
    </w:p>
    <w:p w:rsidR="00000000" w:rsidDel="00000000" w:rsidP="00000000" w:rsidRDefault="00000000" w:rsidRPr="00000000" w14:paraId="0000031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1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cur.execute('select * from student')</w:t>
      </w:r>
    </w:p>
    <w:p w:rsidR="00000000" w:rsidDel="00000000" w:rsidP="00000000" w:rsidRDefault="00000000" w:rsidRPr="00000000" w14:paraId="0000031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data=cur.fetchall()</w:t>
      </w:r>
    </w:p>
    <w:p w:rsidR="00000000" w:rsidDel="00000000" w:rsidP="00000000" w:rsidRDefault="00000000" w:rsidRPr="00000000" w14:paraId="0000031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1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for stu in data:</w:t>
      </w:r>
    </w:p>
    <w:p w:rsidR="00000000" w:rsidDel="00000000" w:rsidP="00000000" w:rsidRDefault="00000000" w:rsidRPr="00000000" w14:paraId="0000031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if stu[0]==Adno:</w:t>
      </w:r>
    </w:p>
    <w:p w:rsidR="00000000" w:rsidDel="00000000" w:rsidP="00000000" w:rsidRDefault="00000000" w:rsidRPr="00000000" w14:paraId="0000031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Name=tk.Label(run,text='Name:',font=("Helvetica", "25", </w:t>
      </w:r>
    </w:p>
    <w:p w:rsidR="00000000" w:rsidDel="00000000" w:rsidP="00000000" w:rsidRDefault="00000000" w:rsidRPr="00000000" w14:paraId="0000031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"bold"))</w:t>
      </w:r>
    </w:p>
    <w:p w:rsidR="00000000" w:rsidDel="00000000" w:rsidP="00000000" w:rsidRDefault="00000000" w:rsidRPr="00000000" w14:paraId="0000031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Name.place(x=10,y=150)</w:t>
      </w:r>
    </w:p>
    <w:p w:rsidR="00000000" w:rsidDel="00000000" w:rsidP="00000000" w:rsidRDefault="00000000" w:rsidRPr="00000000" w14:paraId="0000031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1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Name_entry=tk.Entry(run,width=28,borderwidth=5,</w:t>
      </w:r>
    </w:p>
    <w:p w:rsidR="00000000" w:rsidDel="00000000" w:rsidP="00000000" w:rsidRDefault="00000000" w:rsidRPr="00000000" w14:paraId="0000031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font=("Helvetica", "18", "bold"))</w:t>
      </w:r>
    </w:p>
    <w:p w:rsidR="00000000" w:rsidDel="00000000" w:rsidP="00000000" w:rsidRDefault="00000000" w:rsidRPr="00000000" w14:paraId="0000031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Name_entry.place(x=120,y=150)</w:t>
      </w:r>
    </w:p>
    <w:p w:rsidR="00000000" w:rsidDel="00000000" w:rsidP="00000000" w:rsidRDefault="00000000" w:rsidRPr="00000000" w14:paraId="0000031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Name_entry.insert(0,stu[1])</w:t>
      </w:r>
    </w:p>
    <w:p w:rsidR="00000000" w:rsidDel="00000000" w:rsidP="00000000" w:rsidRDefault="00000000" w:rsidRPr="00000000" w14:paraId="0000032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2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Class=tk.Label(run,text='Class:',font=("Helvetica", "20","bold"))</w:t>
      </w:r>
    </w:p>
    <w:p w:rsidR="00000000" w:rsidDel="00000000" w:rsidP="00000000" w:rsidRDefault="00000000" w:rsidRPr="00000000" w14:paraId="0000032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Class.place(x=505,y=150)</w:t>
      </w:r>
    </w:p>
    <w:p w:rsidR="00000000" w:rsidDel="00000000" w:rsidP="00000000" w:rsidRDefault="00000000" w:rsidRPr="00000000" w14:paraId="0000032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2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2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Class_entry=tk.Entry(run,width=25,borderwidth=5,</w:t>
      </w:r>
    </w:p>
    <w:p w:rsidR="00000000" w:rsidDel="00000000" w:rsidP="00000000" w:rsidRDefault="00000000" w:rsidRPr="00000000" w14:paraId="0000032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font=("Helvetica", "20", "bold"))</w:t>
      </w:r>
    </w:p>
    <w:p w:rsidR="00000000" w:rsidDel="00000000" w:rsidP="00000000" w:rsidRDefault="00000000" w:rsidRPr="00000000" w14:paraId="0000032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Class_entry.place(x=590,y=150)</w:t>
      </w:r>
    </w:p>
    <w:p w:rsidR="00000000" w:rsidDel="00000000" w:rsidP="00000000" w:rsidRDefault="00000000" w:rsidRPr="00000000" w14:paraId="0000032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Class_entry.insert(0,stu[2])</w:t>
      </w:r>
    </w:p>
    <w:p w:rsidR="00000000" w:rsidDel="00000000" w:rsidP="00000000" w:rsidRDefault="00000000" w:rsidRPr="00000000" w14:paraId="0000032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2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2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Totalfee=tk.Label(run,text='Total fee:',font=("Helvetica", "20", </w:t>
      </w:r>
    </w:p>
    <w:p w:rsidR="00000000" w:rsidDel="00000000" w:rsidP="00000000" w:rsidRDefault="00000000" w:rsidRPr="00000000" w14:paraId="0000032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   "bold")) </w:t>
      </w:r>
    </w:p>
    <w:p w:rsidR="00000000" w:rsidDel="00000000" w:rsidP="00000000" w:rsidRDefault="00000000" w:rsidRPr="00000000" w14:paraId="0000032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Totalfee.place(x=10,y=275)</w:t>
      </w:r>
    </w:p>
    <w:p w:rsidR="00000000" w:rsidDel="00000000" w:rsidP="00000000" w:rsidRDefault="00000000" w:rsidRPr="00000000" w14:paraId="0000032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2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Totalfee_entry=tk.Entry(run,width=20,borderwidth=5,</w:t>
      </w:r>
    </w:p>
    <w:p w:rsidR="00000000" w:rsidDel="00000000" w:rsidP="00000000" w:rsidRDefault="00000000" w:rsidRPr="00000000" w14:paraId="0000033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font=("Helvetica", "20", "bold"))</w:t>
      </w:r>
    </w:p>
    <w:p w:rsidR="00000000" w:rsidDel="00000000" w:rsidP="00000000" w:rsidRDefault="00000000" w:rsidRPr="00000000" w14:paraId="0000033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Totalfee_entry.place(x=145,y=275)</w:t>
      </w:r>
    </w:p>
    <w:p w:rsidR="00000000" w:rsidDel="00000000" w:rsidP="00000000" w:rsidRDefault="00000000" w:rsidRPr="00000000" w14:paraId="0000033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Totalfee_entry.insert(0,stu[3])</w:t>
      </w:r>
    </w:p>
    <w:p w:rsidR="00000000" w:rsidDel="00000000" w:rsidP="00000000" w:rsidRDefault="00000000" w:rsidRPr="00000000" w14:paraId="0000033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3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Feepaid=tk.Label(run,text='Fee Paid:',font=("Helvetica", "20",          </w:t>
      </w:r>
    </w:p>
    <w:p w:rsidR="00000000" w:rsidDel="00000000" w:rsidP="00000000" w:rsidRDefault="00000000" w:rsidRPr="00000000" w14:paraId="0000033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"bold"))</w:t>
      </w:r>
    </w:p>
    <w:p w:rsidR="00000000" w:rsidDel="00000000" w:rsidP="00000000" w:rsidRDefault="00000000" w:rsidRPr="00000000" w14:paraId="0000033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Feepaid.place(x=475,y=275)</w:t>
      </w:r>
    </w:p>
    <w:p w:rsidR="00000000" w:rsidDel="00000000" w:rsidP="00000000" w:rsidRDefault="00000000" w:rsidRPr="00000000" w14:paraId="0000033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3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Feepaid_entry=tk.Entry(run,width=25,borderwidth=5,</w:t>
      </w:r>
    </w:p>
    <w:p w:rsidR="00000000" w:rsidDel="00000000" w:rsidP="00000000" w:rsidRDefault="00000000" w:rsidRPr="00000000" w14:paraId="0000033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  font=("Helvetica", "20", "bold"))</w:t>
      </w:r>
    </w:p>
    <w:p w:rsidR="00000000" w:rsidDel="00000000" w:rsidP="00000000" w:rsidRDefault="00000000" w:rsidRPr="00000000" w14:paraId="0000033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Feepaid_entry.place(x=600,y=275)</w:t>
      </w:r>
    </w:p>
    <w:p w:rsidR="00000000" w:rsidDel="00000000" w:rsidP="00000000" w:rsidRDefault="00000000" w:rsidRPr="00000000" w14:paraId="0000033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Feepaid_entry.insert(0,stu[4])</w:t>
      </w:r>
    </w:p>
    <w:p w:rsidR="00000000" w:rsidDel="00000000" w:rsidP="00000000" w:rsidRDefault="00000000" w:rsidRPr="00000000" w14:paraId="0000033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3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Fee_Due=tk.Label(run,text='Fee Due:',font=("Helvetica", "20",            </w:t>
      </w:r>
    </w:p>
    <w:p w:rsidR="00000000" w:rsidDel="00000000" w:rsidP="00000000" w:rsidRDefault="00000000" w:rsidRPr="00000000" w14:paraId="0000033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"bold"))</w:t>
      </w:r>
    </w:p>
    <w:p w:rsidR="00000000" w:rsidDel="00000000" w:rsidP="00000000" w:rsidRDefault="00000000" w:rsidRPr="00000000" w14:paraId="0000033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Fee_Due.place(x=150,y=360)</w:t>
      </w:r>
    </w:p>
    <w:p w:rsidR="00000000" w:rsidDel="00000000" w:rsidP="00000000" w:rsidRDefault="00000000" w:rsidRPr="00000000" w14:paraId="0000034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4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Feedue_entry=tk.Entry(run,width=30,borderwidth=5,  </w:t>
      </w:r>
    </w:p>
    <w:p w:rsidR="00000000" w:rsidDel="00000000" w:rsidP="00000000" w:rsidRDefault="00000000" w:rsidRPr="00000000" w14:paraId="0000034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font=("Helvetica", "20", "bold"))</w:t>
      </w:r>
    </w:p>
    <w:p w:rsidR="00000000" w:rsidDel="00000000" w:rsidP="00000000" w:rsidRDefault="00000000" w:rsidRPr="00000000" w14:paraId="0000034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Feedue_entry.place(x=330,y=360)</w:t>
      </w:r>
    </w:p>
    <w:p w:rsidR="00000000" w:rsidDel="00000000" w:rsidP="00000000" w:rsidRDefault="00000000" w:rsidRPr="00000000" w14:paraId="0000034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Feedue_entry.insert(0,stu[5])</w:t>
      </w:r>
    </w:p>
    <w:p w:rsidR="00000000" w:rsidDel="00000000" w:rsidP="00000000" w:rsidRDefault="00000000" w:rsidRPr="00000000" w14:paraId="0000034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4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Update_btn=tk.Button(run,text='Update            </w:t>
      </w:r>
    </w:p>
    <w:p w:rsidR="00000000" w:rsidDel="00000000" w:rsidP="00000000" w:rsidRDefault="00000000" w:rsidRPr="00000000" w14:paraId="0000034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"15",'bold'),padx=20,command=lambda:Update_Details(Adno,Name_entry.get().strip(),Class_entry.get().strip(),Totalfee_entry.get().strip(),Feepaid_entry.get().strip(),Feedue_entry.get().strip()))</w:t>
      </w:r>
    </w:p>
    <w:p w:rsidR="00000000" w:rsidDel="00000000" w:rsidP="00000000" w:rsidRDefault="00000000" w:rsidRPr="00000000" w14:paraId="0000034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Update_btn.place(x=400,y=450)</w:t>
      </w:r>
    </w:p>
    <w:p w:rsidR="00000000" w:rsidDel="00000000" w:rsidP="00000000" w:rsidRDefault="00000000" w:rsidRPr="00000000" w14:paraId="0000034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34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break</w:t>
      </w:r>
    </w:p>
    <w:p w:rsidR="00000000" w:rsidDel="00000000" w:rsidP="00000000" w:rsidRDefault="00000000" w:rsidRPr="00000000" w14:paraId="0000034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34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c=messagebox.showerror('Error','Record Not Found')</w:t>
      </w:r>
    </w:p>
    <w:p w:rsidR="00000000" w:rsidDel="00000000" w:rsidP="00000000" w:rsidRDefault="00000000" w:rsidRPr="00000000" w14:paraId="0000034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c=='ok':</w:t>
      </w:r>
    </w:p>
    <w:p w:rsidR="00000000" w:rsidDel="00000000" w:rsidP="00000000" w:rsidRDefault="00000000" w:rsidRPr="00000000" w14:paraId="0000034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run.destroy()</w:t>
      </w:r>
    </w:p>
    <w:p w:rsidR="00000000" w:rsidDel="00000000" w:rsidP="00000000" w:rsidRDefault="00000000" w:rsidRPr="00000000" w14:paraId="0000034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Admin_Update_Screen()</w:t>
      </w:r>
    </w:p>
    <w:p w:rsidR="00000000" w:rsidDel="00000000" w:rsidP="00000000" w:rsidRDefault="00000000" w:rsidRPr="00000000" w14:paraId="0000035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</w:t>
      </w:r>
    </w:p>
    <w:p w:rsidR="00000000" w:rsidDel="00000000" w:rsidP="00000000" w:rsidRDefault="00000000" w:rsidRPr="00000000" w14:paraId="0000035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Admin_Update_Screen():</w:t>
      </w:r>
    </w:p>
    <w:p w:rsidR="00000000" w:rsidDel="00000000" w:rsidP="00000000" w:rsidRDefault="00000000" w:rsidRPr="00000000" w14:paraId="0000035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5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run</w:t>
      </w:r>
    </w:p>
    <w:p w:rsidR="00000000" w:rsidDel="00000000" w:rsidP="00000000" w:rsidRDefault="00000000" w:rsidRPr="00000000" w14:paraId="0000035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run=tk.Tk()</w:t>
      </w:r>
    </w:p>
    <w:p w:rsidR="00000000" w:rsidDel="00000000" w:rsidP="00000000" w:rsidRDefault="00000000" w:rsidRPr="00000000" w14:paraId="0000035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run.title('Update Screen')</w:t>
      </w:r>
    </w:p>
    <w:p w:rsidR="00000000" w:rsidDel="00000000" w:rsidP="00000000" w:rsidRDefault="00000000" w:rsidRPr="00000000" w14:paraId="0000035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run.geometry("1000x600")</w:t>
      </w:r>
    </w:p>
    <w:p w:rsidR="00000000" w:rsidDel="00000000" w:rsidP="00000000" w:rsidRDefault="00000000" w:rsidRPr="00000000" w14:paraId="0000035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run.iconbitmap('Icon.ico')</w:t>
      </w:r>
    </w:p>
    <w:p w:rsidR="00000000" w:rsidDel="00000000" w:rsidP="00000000" w:rsidRDefault="00000000" w:rsidRPr="00000000" w14:paraId="0000035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5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my_pic=Image.open('Homepage.jpg')</w:t>
      </w:r>
    </w:p>
    <w:p w:rsidR="00000000" w:rsidDel="00000000" w:rsidP="00000000" w:rsidRDefault="00000000" w:rsidRPr="00000000" w14:paraId="0000035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5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resized=my_pic.resize((1000,600),Image.ANTIALIAS)</w:t>
      </w:r>
    </w:p>
    <w:p w:rsidR="00000000" w:rsidDel="00000000" w:rsidP="00000000" w:rsidRDefault="00000000" w:rsidRPr="00000000" w14:paraId="0000035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new_pic=ImageTk.PhotoImage(resized)</w:t>
      </w:r>
    </w:p>
    <w:p w:rsidR="00000000" w:rsidDel="00000000" w:rsidP="00000000" w:rsidRDefault="00000000" w:rsidRPr="00000000" w14:paraId="0000035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5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my_label=tk.Label(run,image=new_pic)</w:t>
      </w:r>
    </w:p>
    <w:p w:rsidR="00000000" w:rsidDel="00000000" w:rsidP="00000000" w:rsidRDefault="00000000" w:rsidRPr="00000000" w14:paraId="0000035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my_label.place(x=0,y=0)</w:t>
      </w:r>
    </w:p>
    <w:p w:rsidR="00000000" w:rsidDel="00000000" w:rsidP="00000000" w:rsidRDefault="00000000" w:rsidRPr="00000000" w14:paraId="0000036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</w:t>
      </w:r>
    </w:p>
    <w:p w:rsidR="00000000" w:rsidDel="00000000" w:rsidP="00000000" w:rsidRDefault="00000000" w:rsidRPr="00000000" w14:paraId="0000036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Admn=tk.Label(run,text='ADMN NO.',font=("Helvetica", "25", </w:t>
      </w:r>
    </w:p>
    <w:p w:rsidR="00000000" w:rsidDel="00000000" w:rsidP="00000000" w:rsidRDefault="00000000" w:rsidRPr="00000000" w14:paraId="0000036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"bold"))</w:t>
      </w:r>
    </w:p>
    <w:p w:rsidR="00000000" w:rsidDel="00000000" w:rsidP="00000000" w:rsidRDefault="00000000" w:rsidRPr="00000000" w14:paraId="0000036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Admn.place(x=50,y=45)</w:t>
      </w:r>
    </w:p>
    <w:p w:rsidR="00000000" w:rsidDel="00000000" w:rsidP="00000000" w:rsidRDefault="00000000" w:rsidRPr="00000000" w14:paraId="0000036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6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Admn_entry</w:t>
      </w:r>
    </w:p>
    <w:p w:rsidR="00000000" w:rsidDel="00000000" w:rsidP="00000000" w:rsidRDefault="00000000" w:rsidRPr="00000000" w14:paraId="0000036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Admn_entry=tk.Entry(run,width=25,borderwidth=5,</w:t>
      </w:r>
    </w:p>
    <w:p w:rsidR="00000000" w:rsidDel="00000000" w:rsidP="00000000" w:rsidRDefault="00000000" w:rsidRPr="00000000" w14:paraId="0000036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font=("Helvetica", "20", "bold"))</w:t>
      </w:r>
    </w:p>
    <w:p w:rsidR="00000000" w:rsidDel="00000000" w:rsidP="00000000" w:rsidRDefault="00000000" w:rsidRPr="00000000" w14:paraId="0000036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Admn_entry.place(x=240,y=45)</w:t>
      </w:r>
    </w:p>
    <w:p w:rsidR="00000000" w:rsidDel="00000000" w:rsidP="00000000" w:rsidRDefault="00000000" w:rsidRPr="00000000" w14:paraId="0000036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6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Search_btn=tk.Button(run,text='SERACH',font=("Helvetica",             "15"),command=lambda:Admin_Update_Details(int(Admn_entry.get().strip())))</w:t>
      </w:r>
    </w:p>
    <w:p w:rsidR="00000000" w:rsidDel="00000000" w:rsidP="00000000" w:rsidRDefault="00000000" w:rsidRPr="00000000" w14:paraId="0000036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Search_btn.place(x=640,y=45)</w:t>
      </w:r>
    </w:p>
    <w:p w:rsidR="00000000" w:rsidDel="00000000" w:rsidP="00000000" w:rsidRDefault="00000000" w:rsidRPr="00000000" w14:paraId="0000036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6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my_pic3=Image.open('Logout.jpg')</w:t>
      </w:r>
    </w:p>
    <w:p w:rsidR="00000000" w:rsidDel="00000000" w:rsidP="00000000" w:rsidRDefault="00000000" w:rsidRPr="00000000" w14:paraId="0000036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6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resized3=my_pic3.resize((175,75),Image.ANTIALIAS)</w:t>
      </w:r>
    </w:p>
    <w:p w:rsidR="00000000" w:rsidDel="00000000" w:rsidP="00000000" w:rsidRDefault="00000000" w:rsidRPr="00000000" w14:paraId="0000037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new_pic3=ImageTk.PhotoImage(resized3)</w:t>
      </w:r>
    </w:p>
    <w:p w:rsidR="00000000" w:rsidDel="00000000" w:rsidP="00000000" w:rsidRDefault="00000000" w:rsidRPr="00000000" w14:paraId="0000037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7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7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Confirm_Button=tk.Button(run,image=new_pic3,borderwidth=0,</w:t>
      </w:r>
    </w:p>
    <w:p w:rsidR="00000000" w:rsidDel="00000000" w:rsidP="00000000" w:rsidRDefault="00000000" w:rsidRPr="00000000" w14:paraId="0000037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command=Admin_Update_to_Home)</w:t>
      </w:r>
    </w:p>
    <w:p w:rsidR="00000000" w:rsidDel="00000000" w:rsidP="00000000" w:rsidRDefault="00000000" w:rsidRPr="00000000" w14:paraId="0000037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Confirm_Button.place(x=400,y=500)</w:t>
      </w:r>
    </w:p>
    <w:p w:rsidR="00000000" w:rsidDel="00000000" w:rsidP="00000000" w:rsidRDefault="00000000" w:rsidRPr="00000000" w14:paraId="0000037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7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Options=['Search Record','Update Record','Add Record','Delete </w:t>
      </w:r>
    </w:p>
    <w:p w:rsidR="00000000" w:rsidDel="00000000" w:rsidP="00000000" w:rsidRDefault="00000000" w:rsidRPr="00000000" w14:paraId="0000037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Record','View Records']</w:t>
      </w:r>
    </w:p>
    <w:p w:rsidR="00000000" w:rsidDel="00000000" w:rsidP="00000000" w:rsidRDefault="00000000" w:rsidRPr="00000000" w14:paraId="0000037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7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global Drop1</w:t>
      </w:r>
    </w:p>
    <w:p w:rsidR="00000000" w:rsidDel="00000000" w:rsidP="00000000" w:rsidRDefault="00000000" w:rsidRPr="00000000" w14:paraId="0000037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Drop1=ttk.Combobox(run,value=Options,width=15,</w:t>
      </w:r>
    </w:p>
    <w:p w:rsidR="00000000" w:rsidDel="00000000" w:rsidP="00000000" w:rsidRDefault="00000000" w:rsidRPr="00000000" w14:paraId="0000037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font=("Courier",16,'bold'))</w:t>
      </w:r>
    </w:p>
    <w:p w:rsidR="00000000" w:rsidDel="00000000" w:rsidP="00000000" w:rsidRDefault="00000000" w:rsidRPr="00000000" w14:paraId="0000037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Drop1.current(1)</w:t>
      </w:r>
    </w:p>
    <w:p w:rsidR="00000000" w:rsidDel="00000000" w:rsidP="00000000" w:rsidRDefault="00000000" w:rsidRPr="00000000" w14:paraId="0000037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Drop1.place(x=765,y=45)</w:t>
      </w:r>
    </w:p>
    <w:p w:rsidR="00000000" w:rsidDel="00000000" w:rsidP="00000000" w:rsidRDefault="00000000" w:rsidRPr="00000000" w14:paraId="0000037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Drop1.bind('&lt;&lt;ComboboxSelected&gt;&gt;',Combo_Click1)</w:t>
      </w:r>
    </w:p>
    <w:p w:rsidR="00000000" w:rsidDel="00000000" w:rsidP="00000000" w:rsidRDefault="00000000" w:rsidRPr="00000000" w14:paraId="0000038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8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global Status_Bar5</w:t>
      </w:r>
    </w:p>
    <w:p w:rsidR="00000000" w:rsidDel="00000000" w:rsidP="00000000" w:rsidRDefault="00000000" w:rsidRPr="00000000" w14:paraId="0000038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Status_Bar5=tk.Label(run,text='Coded By: Ikram, Meera, Jayanth ',font=('bold'),bd=1,relief='sunken',anchor='e')</w:t>
      </w:r>
    </w:p>
    <w:p w:rsidR="00000000" w:rsidDel="00000000" w:rsidP="00000000" w:rsidRDefault="00000000" w:rsidRPr="00000000" w14:paraId="0000038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Status_Bar5.pack(fill='x',side='bottom')</w:t>
      </w:r>
    </w:p>
    <w:p w:rsidR="00000000" w:rsidDel="00000000" w:rsidP="00000000" w:rsidRDefault="00000000" w:rsidRPr="00000000" w14:paraId="0000038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8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Status_Bar5.bind('&lt;Enter&gt;',Status_Hover5)</w:t>
      </w:r>
    </w:p>
    <w:p w:rsidR="00000000" w:rsidDel="00000000" w:rsidP="00000000" w:rsidRDefault="00000000" w:rsidRPr="00000000" w14:paraId="0000038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Status_Bar5.bind('&lt;Leave&gt;',Status_Hover_Leave5)</w:t>
      </w:r>
    </w:p>
    <w:p w:rsidR="00000000" w:rsidDel="00000000" w:rsidP="00000000" w:rsidRDefault="00000000" w:rsidRPr="00000000" w14:paraId="0000038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8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run.bind('&lt;Return&gt;',clicker4)</w:t>
      </w:r>
    </w:p>
    <w:p w:rsidR="00000000" w:rsidDel="00000000" w:rsidP="00000000" w:rsidRDefault="00000000" w:rsidRPr="00000000" w14:paraId="0000038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8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run.mainloop()</w:t>
      </w:r>
    </w:p>
    <w:p w:rsidR="00000000" w:rsidDel="00000000" w:rsidP="00000000" w:rsidRDefault="00000000" w:rsidRPr="00000000" w14:paraId="0000038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Check_Details_Admin(adno):</w:t>
      </w:r>
    </w:p>
    <w:p w:rsidR="00000000" w:rsidDel="00000000" w:rsidP="00000000" w:rsidRDefault="00000000" w:rsidRPr="00000000" w14:paraId="0000038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38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mycon=pym.connect(host='localhost',user='root',passwd='tiger', </w:t>
      </w:r>
    </w:p>
    <w:p w:rsidR="00000000" w:rsidDel="00000000" w:rsidP="00000000" w:rsidRDefault="00000000" w:rsidRPr="00000000" w14:paraId="0000038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database='school')</w:t>
      </w:r>
    </w:p>
    <w:p w:rsidR="00000000" w:rsidDel="00000000" w:rsidP="00000000" w:rsidRDefault="00000000" w:rsidRPr="00000000" w14:paraId="0000039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9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cur=mycon.cursor()</w:t>
      </w:r>
    </w:p>
    <w:p w:rsidR="00000000" w:rsidDel="00000000" w:rsidP="00000000" w:rsidRDefault="00000000" w:rsidRPr="00000000" w14:paraId="0000039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9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cur.execute('select * from student')</w:t>
      </w:r>
    </w:p>
    <w:p w:rsidR="00000000" w:rsidDel="00000000" w:rsidP="00000000" w:rsidRDefault="00000000" w:rsidRPr="00000000" w14:paraId="0000039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data=cur.fetchall()</w:t>
      </w:r>
    </w:p>
    <w:p w:rsidR="00000000" w:rsidDel="00000000" w:rsidP="00000000" w:rsidRDefault="00000000" w:rsidRPr="00000000" w14:paraId="0000039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39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for stu in data:</w:t>
      </w:r>
    </w:p>
    <w:p w:rsidR="00000000" w:rsidDel="00000000" w:rsidP="00000000" w:rsidRDefault="00000000" w:rsidRPr="00000000" w14:paraId="0000039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stu[0]==adno:</w:t>
      </w:r>
    </w:p>
    <w:p w:rsidR="00000000" w:rsidDel="00000000" w:rsidP="00000000" w:rsidRDefault="00000000" w:rsidRPr="00000000" w14:paraId="0000039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Name1.config(text=stu[1])</w:t>
      </w:r>
    </w:p>
    <w:p w:rsidR="00000000" w:rsidDel="00000000" w:rsidP="00000000" w:rsidRDefault="00000000" w:rsidRPr="00000000" w14:paraId="0000039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Class1.config(text=stu[2])</w:t>
      </w:r>
    </w:p>
    <w:p w:rsidR="00000000" w:rsidDel="00000000" w:rsidP="00000000" w:rsidRDefault="00000000" w:rsidRPr="00000000" w14:paraId="0000039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Total_Fees1.config(text=stu[3])</w:t>
      </w:r>
    </w:p>
    <w:p w:rsidR="00000000" w:rsidDel="00000000" w:rsidP="00000000" w:rsidRDefault="00000000" w:rsidRPr="00000000" w14:paraId="0000039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Fees_Paid1.config(text=stu[4])</w:t>
      </w:r>
    </w:p>
    <w:p w:rsidR="00000000" w:rsidDel="00000000" w:rsidP="00000000" w:rsidRDefault="00000000" w:rsidRPr="00000000" w14:paraId="0000039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Fees_Due1.config(text=stu[5])</w:t>
      </w:r>
    </w:p>
    <w:p w:rsidR="00000000" w:rsidDel="00000000" w:rsidP="00000000" w:rsidRDefault="00000000" w:rsidRPr="00000000" w14:paraId="0000039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break</w:t>
      </w:r>
    </w:p>
    <w:p w:rsidR="00000000" w:rsidDel="00000000" w:rsidP="00000000" w:rsidRDefault="00000000" w:rsidRPr="00000000" w14:paraId="0000039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39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c=messagebox.showerror('Error!','Record Not Found..!')</w:t>
      </w:r>
    </w:p>
    <w:p w:rsidR="00000000" w:rsidDel="00000000" w:rsidP="00000000" w:rsidRDefault="00000000" w:rsidRPr="00000000" w14:paraId="000003A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c=='ok':</w:t>
      </w:r>
    </w:p>
    <w:p w:rsidR="00000000" w:rsidDel="00000000" w:rsidP="00000000" w:rsidRDefault="00000000" w:rsidRPr="00000000" w14:paraId="000003A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top3.destroy()</w:t>
      </w:r>
    </w:p>
    <w:p w:rsidR="00000000" w:rsidDel="00000000" w:rsidP="00000000" w:rsidRDefault="00000000" w:rsidRPr="00000000" w14:paraId="000003A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Admin_Check_Screen()</w:t>
      </w:r>
    </w:p>
    <w:p w:rsidR="00000000" w:rsidDel="00000000" w:rsidP="00000000" w:rsidRDefault="00000000" w:rsidRPr="00000000" w14:paraId="000003A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Admin_Check_Screen():</w:t>
      </w:r>
    </w:p>
    <w:p w:rsidR="00000000" w:rsidDel="00000000" w:rsidP="00000000" w:rsidRDefault="00000000" w:rsidRPr="00000000" w14:paraId="000003A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A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top3</w:t>
      </w:r>
    </w:p>
    <w:p w:rsidR="00000000" w:rsidDel="00000000" w:rsidP="00000000" w:rsidRDefault="00000000" w:rsidRPr="00000000" w14:paraId="000003A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top3=tk.Tk()</w:t>
      </w:r>
    </w:p>
    <w:p w:rsidR="00000000" w:rsidDel="00000000" w:rsidP="00000000" w:rsidRDefault="00000000" w:rsidRPr="00000000" w14:paraId="000003A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top3.title('Admission Screen')</w:t>
      </w:r>
    </w:p>
    <w:p w:rsidR="00000000" w:rsidDel="00000000" w:rsidP="00000000" w:rsidRDefault="00000000" w:rsidRPr="00000000" w14:paraId="000003A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top3.geometry('1000x600')</w:t>
      </w:r>
    </w:p>
    <w:p w:rsidR="00000000" w:rsidDel="00000000" w:rsidP="00000000" w:rsidRDefault="00000000" w:rsidRPr="00000000" w14:paraId="000003A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top3.iconbitmap('Icon.ico')</w:t>
      </w:r>
    </w:p>
    <w:p w:rsidR="00000000" w:rsidDel="00000000" w:rsidP="00000000" w:rsidRDefault="00000000" w:rsidRPr="00000000" w14:paraId="000003A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3A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my_pic=Image.open('homepage.jpg')</w:t>
      </w:r>
    </w:p>
    <w:p w:rsidR="00000000" w:rsidDel="00000000" w:rsidP="00000000" w:rsidRDefault="00000000" w:rsidRPr="00000000" w14:paraId="000003A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A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resized=my_pic.resize((1000,600),Image.ANTIALIAS)</w:t>
      </w:r>
    </w:p>
    <w:p w:rsidR="00000000" w:rsidDel="00000000" w:rsidP="00000000" w:rsidRDefault="00000000" w:rsidRPr="00000000" w14:paraId="000003B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new_pic=ImageTk.PhotoImage(resized)</w:t>
      </w:r>
    </w:p>
    <w:p w:rsidR="00000000" w:rsidDel="00000000" w:rsidP="00000000" w:rsidRDefault="00000000" w:rsidRPr="00000000" w14:paraId="000003B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B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my_label=tk.Label(top3,image=new_pic)</w:t>
      </w:r>
    </w:p>
    <w:p w:rsidR="00000000" w:rsidDel="00000000" w:rsidP="00000000" w:rsidRDefault="00000000" w:rsidRPr="00000000" w14:paraId="000003B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my_label.place(x=0,y=0)</w:t>
      </w:r>
    </w:p>
    <w:p w:rsidR="00000000" w:rsidDel="00000000" w:rsidP="00000000" w:rsidRDefault="00000000" w:rsidRPr="00000000" w14:paraId="000003B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B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Options=['Search Record','Update Record','Add Record','Delete </w:t>
      </w:r>
    </w:p>
    <w:p w:rsidR="00000000" w:rsidDel="00000000" w:rsidP="00000000" w:rsidRDefault="00000000" w:rsidRPr="00000000" w14:paraId="000003B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Record','View Records']</w:t>
      </w:r>
    </w:p>
    <w:p w:rsidR="00000000" w:rsidDel="00000000" w:rsidP="00000000" w:rsidRDefault="00000000" w:rsidRPr="00000000" w14:paraId="000003B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B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Drop</w:t>
      </w:r>
    </w:p>
    <w:p w:rsidR="00000000" w:rsidDel="00000000" w:rsidP="00000000" w:rsidRDefault="00000000" w:rsidRPr="00000000" w14:paraId="000003B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Drop=ttk.Combobox(top3,value=Options,width=15,</w:t>
      </w:r>
    </w:p>
    <w:p w:rsidR="00000000" w:rsidDel="00000000" w:rsidP="00000000" w:rsidRDefault="00000000" w:rsidRPr="00000000" w14:paraId="000003B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font=("Courier",16,'bold'))</w:t>
      </w:r>
    </w:p>
    <w:p w:rsidR="00000000" w:rsidDel="00000000" w:rsidP="00000000" w:rsidRDefault="00000000" w:rsidRPr="00000000" w14:paraId="000003B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Drop.current(0)</w:t>
      </w:r>
    </w:p>
    <w:p w:rsidR="00000000" w:rsidDel="00000000" w:rsidP="00000000" w:rsidRDefault="00000000" w:rsidRPr="00000000" w14:paraId="000003B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Drop.place(x=773,y=27)</w:t>
      </w:r>
    </w:p>
    <w:p w:rsidR="00000000" w:rsidDel="00000000" w:rsidP="00000000" w:rsidRDefault="00000000" w:rsidRPr="00000000" w14:paraId="000003B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Drop.bind('&lt;&lt;ComboboxSelected&gt;&gt;',Combo_Click)</w:t>
      </w:r>
    </w:p>
    <w:p w:rsidR="00000000" w:rsidDel="00000000" w:rsidP="00000000" w:rsidRDefault="00000000" w:rsidRPr="00000000" w14:paraId="000003B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B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Admission=tk.Label(top3,text='Admn No.',font=(''"Helvetica",   </w:t>
      </w:r>
    </w:p>
    <w:p w:rsidR="00000000" w:rsidDel="00000000" w:rsidP="00000000" w:rsidRDefault="00000000" w:rsidRPr="00000000" w14:paraId="000003C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"25", "bold"))</w:t>
      </w:r>
    </w:p>
    <w:p w:rsidR="00000000" w:rsidDel="00000000" w:rsidP="00000000" w:rsidRDefault="00000000" w:rsidRPr="00000000" w14:paraId="000003C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Admission.place(x=20,y=20)</w:t>
      </w:r>
    </w:p>
    <w:p w:rsidR="00000000" w:rsidDel="00000000" w:rsidP="00000000" w:rsidRDefault="00000000" w:rsidRPr="00000000" w14:paraId="000003C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C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Admission_entry1</w:t>
      </w:r>
    </w:p>
    <w:p w:rsidR="00000000" w:rsidDel="00000000" w:rsidP="00000000" w:rsidRDefault="00000000" w:rsidRPr="00000000" w14:paraId="000003C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Admission_entry1=tk.Entry(top3,width=30,borderwidth=5,         </w:t>
      </w:r>
    </w:p>
    <w:p w:rsidR="00000000" w:rsidDel="00000000" w:rsidP="00000000" w:rsidRDefault="00000000" w:rsidRPr="00000000" w14:paraId="000003C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  font=("Helvetica", "20", "bold"))</w:t>
      </w:r>
    </w:p>
    <w:p w:rsidR="00000000" w:rsidDel="00000000" w:rsidP="00000000" w:rsidRDefault="00000000" w:rsidRPr="00000000" w14:paraId="000003C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Admission_entry1.place(x=200,y=20)</w:t>
      </w:r>
    </w:p>
    <w:p w:rsidR="00000000" w:rsidDel="00000000" w:rsidP="00000000" w:rsidRDefault="00000000" w:rsidRPr="00000000" w14:paraId="000003C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C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Frame</w:t>
      </w:r>
    </w:p>
    <w:p w:rsidR="00000000" w:rsidDel="00000000" w:rsidP="00000000" w:rsidRDefault="00000000" w:rsidRPr="00000000" w14:paraId="000003C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Frame=tk.LabelFrame(top3,height=100)</w:t>
      </w:r>
    </w:p>
    <w:p w:rsidR="00000000" w:rsidDel="00000000" w:rsidP="00000000" w:rsidRDefault="00000000" w:rsidRPr="00000000" w14:paraId="000003C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Frame.place(x=300,y=100)</w:t>
      </w:r>
    </w:p>
    <w:p w:rsidR="00000000" w:rsidDel="00000000" w:rsidP="00000000" w:rsidRDefault="00000000" w:rsidRPr="00000000" w14:paraId="000003C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C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Name=tk.Label(Frame,text="Name:",font=("Helvetica", "25", </w:t>
      </w:r>
    </w:p>
    <w:p w:rsidR="00000000" w:rsidDel="00000000" w:rsidP="00000000" w:rsidRDefault="00000000" w:rsidRPr="00000000" w14:paraId="000003C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"bold"))</w:t>
      </w:r>
    </w:p>
    <w:p w:rsidR="00000000" w:rsidDel="00000000" w:rsidP="00000000" w:rsidRDefault="00000000" w:rsidRPr="00000000" w14:paraId="000003C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Name.grid(row=0,column=0,padx=20,pady=15)</w:t>
      </w:r>
    </w:p>
    <w:p w:rsidR="00000000" w:rsidDel="00000000" w:rsidP="00000000" w:rsidRDefault="00000000" w:rsidRPr="00000000" w14:paraId="000003C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3D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Standard=tk.Label(Frame,text="Standard:",</w:t>
      </w:r>
    </w:p>
    <w:p w:rsidR="00000000" w:rsidDel="00000000" w:rsidP="00000000" w:rsidRDefault="00000000" w:rsidRPr="00000000" w14:paraId="000003D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font=("Helvetica", "25", "bold"))</w:t>
      </w:r>
    </w:p>
    <w:p w:rsidR="00000000" w:rsidDel="00000000" w:rsidP="00000000" w:rsidRDefault="00000000" w:rsidRPr="00000000" w14:paraId="000003D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Standard.grid(row=1,column=0,padx=20,pady=15)</w:t>
      </w:r>
    </w:p>
    <w:p w:rsidR="00000000" w:rsidDel="00000000" w:rsidP="00000000" w:rsidRDefault="00000000" w:rsidRPr="00000000" w14:paraId="000003D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D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Totalfee=tk.Label(Frame,text="Total Fee:",font=("Helvetica",  </w:t>
      </w:r>
    </w:p>
    <w:p w:rsidR="00000000" w:rsidDel="00000000" w:rsidP="00000000" w:rsidRDefault="00000000" w:rsidRPr="00000000" w14:paraId="000003D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"25", "bold"))</w:t>
      </w:r>
    </w:p>
    <w:p w:rsidR="00000000" w:rsidDel="00000000" w:rsidP="00000000" w:rsidRDefault="00000000" w:rsidRPr="00000000" w14:paraId="000003D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Totalfee.grid(row=2,column=0,padx=20,pady=15)</w:t>
      </w:r>
    </w:p>
    <w:p w:rsidR="00000000" w:rsidDel="00000000" w:rsidP="00000000" w:rsidRDefault="00000000" w:rsidRPr="00000000" w14:paraId="000003D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D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Feepaid=tk.Label(Frame,text="Fee Paid:",font=("Helvetica",</w:t>
      </w:r>
    </w:p>
    <w:p w:rsidR="00000000" w:rsidDel="00000000" w:rsidP="00000000" w:rsidRDefault="00000000" w:rsidRPr="00000000" w14:paraId="000003D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"25", "bold"))</w:t>
      </w:r>
    </w:p>
    <w:p w:rsidR="00000000" w:rsidDel="00000000" w:rsidP="00000000" w:rsidRDefault="00000000" w:rsidRPr="00000000" w14:paraId="000003D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Feepaid.grid(row=3,column=0,padx=20,pady=15)</w:t>
      </w:r>
    </w:p>
    <w:p w:rsidR="00000000" w:rsidDel="00000000" w:rsidP="00000000" w:rsidRDefault="00000000" w:rsidRPr="00000000" w14:paraId="000003D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3D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Feedue=tk.Label(Frame,text="Fee Due:",</w:t>
      </w:r>
    </w:p>
    <w:p w:rsidR="00000000" w:rsidDel="00000000" w:rsidP="00000000" w:rsidRDefault="00000000" w:rsidRPr="00000000" w14:paraId="000003D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font=("Helvetica", "25",  "bold"))</w:t>
      </w:r>
    </w:p>
    <w:p w:rsidR="00000000" w:rsidDel="00000000" w:rsidP="00000000" w:rsidRDefault="00000000" w:rsidRPr="00000000" w14:paraId="000003D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Feedue.grid(row=4,column=0,padx=20,pady=15)</w:t>
      </w:r>
    </w:p>
    <w:p w:rsidR="00000000" w:rsidDel="00000000" w:rsidP="00000000" w:rsidRDefault="00000000" w:rsidRPr="00000000" w14:paraId="000003D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E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time.sleep(0.3)</w:t>
      </w:r>
    </w:p>
    <w:p w:rsidR="00000000" w:rsidDel="00000000" w:rsidP="00000000" w:rsidRDefault="00000000" w:rsidRPr="00000000" w14:paraId="000003E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E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Name1</w:t>
      </w:r>
    </w:p>
    <w:p w:rsidR="00000000" w:rsidDel="00000000" w:rsidP="00000000" w:rsidRDefault="00000000" w:rsidRPr="00000000" w14:paraId="000003E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Name1=tk.Label(Frame,text='',font=("Helvetica", "25", "bold"))</w:t>
      </w:r>
    </w:p>
    <w:p w:rsidR="00000000" w:rsidDel="00000000" w:rsidP="00000000" w:rsidRDefault="00000000" w:rsidRPr="00000000" w14:paraId="000003E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Name1.grid(row=0,column=1,padx=20,pady=15)</w:t>
      </w:r>
    </w:p>
    <w:p w:rsidR="00000000" w:rsidDel="00000000" w:rsidP="00000000" w:rsidRDefault="00000000" w:rsidRPr="00000000" w14:paraId="000003E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</w:t>
      </w:r>
    </w:p>
    <w:p w:rsidR="00000000" w:rsidDel="00000000" w:rsidP="00000000" w:rsidRDefault="00000000" w:rsidRPr="00000000" w14:paraId="000003E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Class1</w:t>
      </w:r>
    </w:p>
    <w:p w:rsidR="00000000" w:rsidDel="00000000" w:rsidP="00000000" w:rsidRDefault="00000000" w:rsidRPr="00000000" w14:paraId="000003E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Class1=tk.Label(Frame,text='',font=("Helvetica", "25", "bold"))</w:t>
      </w:r>
    </w:p>
    <w:p w:rsidR="00000000" w:rsidDel="00000000" w:rsidP="00000000" w:rsidRDefault="00000000" w:rsidRPr="00000000" w14:paraId="000003E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Class1.grid(row=1,column=1,padx=20,pady=15)</w:t>
      </w:r>
    </w:p>
    <w:p w:rsidR="00000000" w:rsidDel="00000000" w:rsidP="00000000" w:rsidRDefault="00000000" w:rsidRPr="00000000" w14:paraId="000003E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3E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Total_Fees1</w:t>
      </w:r>
    </w:p>
    <w:p w:rsidR="00000000" w:rsidDel="00000000" w:rsidP="00000000" w:rsidRDefault="00000000" w:rsidRPr="00000000" w14:paraId="000003E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Total_Fees1=tk.Label(Frame,text='',font=("Helvetica", "25",          </w:t>
      </w:r>
    </w:p>
    <w:p w:rsidR="00000000" w:rsidDel="00000000" w:rsidP="00000000" w:rsidRDefault="00000000" w:rsidRPr="00000000" w14:paraId="000003E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"bold"))</w:t>
      </w:r>
    </w:p>
    <w:p w:rsidR="00000000" w:rsidDel="00000000" w:rsidP="00000000" w:rsidRDefault="00000000" w:rsidRPr="00000000" w14:paraId="000003E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Total_Fees1.grid(row=2,column=1,padx=20,pady=15)</w:t>
      </w:r>
    </w:p>
    <w:p w:rsidR="00000000" w:rsidDel="00000000" w:rsidP="00000000" w:rsidRDefault="00000000" w:rsidRPr="00000000" w14:paraId="000003E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E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Fees_Paid1</w:t>
      </w:r>
    </w:p>
    <w:p w:rsidR="00000000" w:rsidDel="00000000" w:rsidP="00000000" w:rsidRDefault="00000000" w:rsidRPr="00000000" w14:paraId="000003F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Fees_Paid1=tk.Label(Frame,text='',font=("Helvetica", "25",    </w:t>
      </w:r>
    </w:p>
    <w:p w:rsidR="00000000" w:rsidDel="00000000" w:rsidP="00000000" w:rsidRDefault="00000000" w:rsidRPr="00000000" w14:paraId="000003F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"bold"))</w:t>
      </w:r>
    </w:p>
    <w:p w:rsidR="00000000" w:rsidDel="00000000" w:rsidP="00000000" w:rsidRDefault="00000000" w:rsidRPr="00000000" w14:paraId="000003F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Fees_Paid1.grid(row=3,column=1,padx=20,pady=15)</w:t>
      </w:r>
    </w:p>
    <w:p w:rsidR="00000000" w:rsidDel="00000000" w:rsidP="00000000" w:rsidRDefault="00000000" w:rsidRPr="00000000" w14:paraId="000003F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F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Fees_Due1</w:t>
      </w:r>
    </w:p>
    <w:p w:rsidR="00000000" w:rsidDel="00000000" w:rsidP="00000000" w:rsidRDefault="00000000" w:rsidRPr="00000000" w14:paraId="000003F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Fees_Due1=tk.Label(Frame,text='',font=("Helvetica", "25",            </w:t>
      </w:r>
    </w:p>
    <w:p w:rsidR="00000000" w:rsidDel="00000000" w:rsidP="00000000" w:rsidRDefault="00000000" w:rsidRPr="00000000" w14:paraId="000003F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"bold"))</w:t>
      </w:r>
    </w:p>
    <w:p w:rsidR="00000000" w:rsidDel="00000000" w:rsidP="00000000" w:rsidRDefault="00000000" w:rsidRPr="00000000" w14:paraId="000003F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Fees_Due1.grid(row=4,column=1,padx=20,pady=15)</w:t>
      </w:r>
    </w:p>
    <w:p w:rsidR="00000000" w:rsidDel="00000000" w:rsidP="00000000" w:rsidRDefault="00000000" w:rsidRPr="00000000" w14:paraId="000003F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F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button=tk.Button(top3,text="SEARCH",font=("Helvetica",            "15"),command=lambda:Check_Details_Admin(int(Admission_entry1.get().strip())))</w:t>
      </w:r>
    </w:p>
    <w:p w:rsidR="00000000" w:rsidDel="00000000" w:rsidP="00000000" w:rsidRDefault="00000000" w:rsidRPr="00000000" w14:paraId="000003F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button.place(x=675,y=25)</w:t>
      </w:r>
    </w:p>
    <w:p w:rsidR="00000000" w:rsidDel="00000000" w:rsidP="00000000" w:rsidRDefault="00000000" w:rsidRPr="00000000" w14:paraId="000003F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3F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my_pic3=Image.open('Logout.jpg')</w:t>
      </w:r>
    </w:p>
    <w:p w:rsidR="00000000" w:rsidDel="00000000" w:rsidP="00000000" w:rsidRDefault="00000000" w:rsidRPr="00000000" w14:paraId="000003F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resized3=my_pic3.resize((240,100),Image.ANTIALIAS)</w:t>
      </w:r>
    </w:p>
    <w:p w:rsidR="00000000" w:rsidDel="00000000" w:rsidP="00000000" w:rsidRDefault="00000000" w:rsidRPr="00000000" w14:paraId="000003F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new_pic3=ImageTk.PhotoImage(resized3)</w:t>
      </w:r>
    </w:p>
    <w:p w:rsidR="00000000" w:rsidDel="00000000" w:rsidP="00000000" w:rsidRDefault="00000000" w:rsidRPr="00000000" w14:paraId="0000040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Logout_Button=tk.Button(top3,image=new_pic3,borderwidth=0,</w:t>
      </w:r>
    </w:p>
    <w:p w:rsidR="00000000" w:rsidDel="00000000" w:rsidP="00000000" w:rsidRDefault="00000000" w:rsidRPr="00000000" w14:paraId="0000040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width=235,height=95,</w:t>
      </w:r>
    </w:p>
    <w:p w:rsidR="00000000" w:rsidDel="00000000" w:rsidP="00000000" w:rsidRDefault="00000000" w:rsidRPr="00000000" w14:paraId="0000040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command=Admin_Check_to_Home)</w:t>
      </w:r>
    </w:p>
    <w:p w:rsidR="00000000" w:rsidDel="00000000" w:rsidP="00000000" w:rsidRDefault="00000000" w:rsidRPr="00000000" w14:paraId="0000040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Logout_Button.place(x=345,y=475)</w:t>
      </w:r>
    </w:p>
    <w:p w:rsidR="00000000" w:rsidDel="00000000" w:rsidP="00000000" w:rsidRDefault="00000000" w:rsidRPr="00000000" w14:paraId="0000040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0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Status_Bar4</w:t>
      </w:r>
    </w:p>
    <w:p w:rsidR="00000000" w:rsidDel="00000000" w:rsidP="00000000" w:rsidRDefault="00000000" w:rsidRPr="00000000" w14:paraId="0000040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Status_Bar4=tk.Label(top3,text='Coded By: Ikram, Meera,                   </w:t>
      </w:r>
    </w:p>
    <w:p w:rsidR="00000000" w:rsidDel="00000000" w:rsidP="00000000" w:rsidRDefault="00000000" w:rsidRPr="00000000" w14:paraId="0000040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bd=1,relief='sunken',anchor='e')</w:t>
      </w:r>
    </w:p>
    <w:p w:rsidR="00000000" w:rsidDel="00000000" w:rsidP="00000000" w:rsidRDefault="00000000" w:rsidRPr="00000000" w14:paraId="0000040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Status_Bar4.pack(fill='x',side='bottom')</w:t>
      </w:r>
    </w:p>
    <w:p w:rsidR="00000000" w:rsidDel="00000000" w:rsidP="00000000" w:rsidRDefault="00000000" w:rsidRPr="00000000" w14:paraId="0000040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Status_Bar4.bind('&lt;Enter&gt;',Status_Hover4)</w:t>
      </w:r>
    </w:p>
    <w:p w:rsidR="00000000" w:rsidDel="00000000" w:rsidP="00000000" w:rsidRDefault="00000000" w:rsidRPr="00000000" w14:paraId="0000040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Status_Bar4.bind('&lt;Leave&gt;',Status_Hover_Leave4)</w:t>
      </w:r>
    </w:p>
    <w:p w:rsidR="00000000" w:rsidDel="00000000" w:rsidP="00000000" w:rsidRDefault="00000000" w:rsidRPr="00000000" w14:paraId="0000040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0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top3.bind('&lt;Return&gt;',clicker3)</w:t>
      </w:r>
    </w:p>
    <w:p w:rsidR="00000000" w:rsidDel="00000000" w:rsidP="00000000" w:rsidRDefault="00000000" w:rsidRPr="00000000" w14:paraId="0000040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0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top3.mainloop()</w:t>
      </w:r>
    </w:p>
    <w:p w:rsidR="00000000" w:rsidDel="00000000" w:rsidP="00000000" w:rsidRDefault="00000000" w:rsidRPr="00000000" w14:paraId="0000041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1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41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Check_Details_Student(adno):</w:t>
      </w:r>
    </w:p>
    <w:p w:rsidR="00000000" w:rsidDel="00000000" w:rsidP="00000000" w:rsidRDefault="00000000" w:rsidRPr="00000000" w14:paraId="0000041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1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mycon=pym.connect(host='localhost',user='root',passwd='tiger',  </w:t>
      </w:r>
    </w:p>
    <w:p w:rsidR="00000000" w:rsidDel="00000000" w:rsidP="00000000" w:rsidRDefault="00000000" w:rsidRPr="00000000" w14:paraId="0000041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database='school')</w:t>
      </w:r>
    </w:p>
    <w:p w:rsidR="00000000" w:rsidDel="00000000" w:rsidP="00000000" w:rsidRDefault="00000000" w:rsidRPr="00000000" w14:paraId="0000041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cur=mycon.cursor()</w:t>
      </w:r>
    </w:p>
    <w:p w:rsidR="00000000" w:rsidDel="00000000" w:rsidP="00000000" w:rsidRDefault="00000000" w:rsidRPr="00000000" w14:paraId="0000041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1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cur.execute('select * from student')</w:t>
      </w:r>
    </w:p>
    <w:p w:rsidR="00000000" w:rsidDel="00000000" w:rsidP="00000000" w:rsidRDefault="00000000" w:rsidRPr="00000000" w14:paraId="0000041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data=cur.fetchall()</w:t>
      </w:r>
    </w:p>
    <w:p w:rsidR="00000000" w:rsidDel="00000000" w:rsidP="00000000" w:rsidRDefault="00000000" w:rsidRPr="00000000" w14:paraId="0000041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1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stu in data:</w:t>
      </w:r>
    </w:p>
    <w:p w:rsidR="00000000" w:rsidDel="00000000" w:rsidP="00000000" w:rsidRDefault="00000000" w:rsidRPr="00000000" w14:paraId="0000041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stu[0]==adno:</w:t>
      </w:r>
    </w:p>
    <w:p w:rsidR="00000000" w:rsidDel="00000000" w:rsidP="00000000" w:rsidRDefault="00000000" w:rsidRPr="00000000" w14:paraId="0000041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41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42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time.sleep(0.5)</w:t>
      </w:r>
    </w:p>
    <w:p w:rsidR="00000000" w:rsidDel="00000000" w:rsidP="00000000" w:rsidRDefault="00000000" w:rsidRPr="00000000" w14:paraId="0000042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42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Name2.config(text=stu[1])</w:t>
      </w:r>
    </w:p>
    <w:p w:rsidR="00000000" w:rsidDel="00000000" w:rsidP="00000000" w:rsidRDefault="00000000" w:rsidRPr="00000000" w14:paraId="0000042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Class2.config(text=stu[2])</w:t>
      </w:r>
    </w:p>
    <w:p w:rsidR="00000000" w:rsidDel="00000000" w:rsidP="00000000" w:rsidRDefault="00000000" w:rsidRPr="00000000" w14:paraId="0000042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Total_Fees2.config(text=stu[3])</w:t>
      </w:r>
    </w:p>
    <w:p w:rsidR="00000000" w:rsidDel="00000000" w:rsidP="00000000" w:rsidRDefault="00000000" w:rsidRPr="00000000" w14:paraId="0000042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Fees_Paid2.config(text=stu[4])</w:t>
      </w:r>
    </w:p>
    <w:p w:rsidR="00000000" w:rsidDel="00000000" w:rsidP="00000000" w:rsidRDefault="00000000" w:rsidRPr="00000000" w14:paraId="0000042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Fees_Due2.config(text=stu[5])</w:t>
      </w:r>
    </w:p>
    <w:p w:rsidR="00000000" w:rsidDel="00000000" w:rsidP="00000000" w:rsidRDefault="00000000" w:rsidRPr="00000000" w14:paraId="0000042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42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break</w:t>
      </w:r>
    </w:p>
    <w:p w:rsidR="00000000" w:rsidDel="00000000" w:rsidP="00000000" w:rsidRDefault="00000000" w:rsidRPr="00000000" w14:paraId="0000042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else:</w:t>
      </w:r>
    </w:p>
    <w:p w:rsidR="00000000" w:rsidDel="00000000" w:rsidP="00000000" w:rsidRDefault="00000000" w:rsidRPr="00000000" w14:paraId="0000042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c=messagebox.showerror('Error!','Record Not Found..!')</w:t>
      </w:r>
    </w:p>
    <w:p w:rsidR="00000000" w:rsidDel="00000000" w:rsidP="00000000" w:rsidRDefault="00000000" w:rsidRPr="00000000" w14:paraId="0000042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c=='ok':</w:t>
      </w:r>
    </w:p>
    <w:p w:rsidR="00000000" w:rsidDel="00000000" w:rsidP="00000000" w:rsidRDefault="00000000" w:rsidRPr="00000000" w14:paraId="0000042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top2.destroy()</w:t>
      </w:r>
    </w:p>
    <w:p w:rsidR="00000000" w:rsidDel="00000000" w:rsidP="00000000" w:rsidRDefault="00000000" w:rsidRPr="00000000" w14:paraId="0000042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Student_Screen()</w:t>
      </w:r>
    </w:p>
    <w:p w:rsidR="00000000" w:rsidDel="00000000" w:rsidP="00000000" w:rsidRDefault="00000000" w:rsidRPr="00000000" w14:paraId="0000042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42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Student_Screen():</w:t>
      </w:r>
    </w:p>
    <w:p w:rsidR="00000000" w:rsidDel="00000000" w:rsidP="00000000" w:rsidRDefault="00000000" w:rsidRPr="00000000" w14:paraId="0000043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3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top2</w:t>
      </w:r>
    </w:p>
    <w:p w:rsidR="00000000" w:rsidDel="00000000" w:rsidP="00000000" w:rsidRDefault="00000000" w:rsidRPr="00000000" w14:paraId="0000043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top2=tk.Tk()</w:t>
      </w:r>
    </w:p>
    <w:p w:rsidR="00000000" w:rsidDel="00000000" w:rsidP="00000000" w:rsidRDefault="00000000" w:rsidRPr="00000000" w14:paraId="0000043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top2.title('Admission Screen')</w:t>
      </w:r>
    </w:p>
    <w:p w:rsidR="00000000" w:rsidDel="00000000" w:rsidP="00000000" w:rsidRDefault="00000000" w:rsidRPr="00000000" w14:paraId="0000043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top2.geometry('1000x600')</w:t>
      </w:r>
    </w:p>
    <w:p w:rsidR="00000000" w:rsidDel="00000000" w:rsidP="00000000" w:rsidRDefault="00000000" w:rsidRPr="00000000" w14:paraId="0000043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top2.iconbitmap('Icon.ico')</w:t>
      </w:r>
    </w:p>
    <w:p w:rsidR="00000000" w:rsidDel="00000000" w:rsidP="00000000" w:rsidRDefault="00000000" w:rsidRPr="00000000" w14:paraId="0000043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43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my_pic=Image.open('homepage.jpg')</w:t>
      </w:r>
    </w:p>
    <w:p w:rsidR="00000000" w:rsidDel="00000000" w:rsidP="00000000" w:rsidRDefault="00000000" w:rsidRPr="00000000" w14:paraId="0000043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3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resized=my_pic.resize((1000,600),Image.ANTIALIAS)</w:t>
      </w:r>
    </w:p>
    <w:p w:rsidR="00000000" w:rsidDel="00000000" w:rsidP="00000000" w:rsidRDefault="00000000" w:rsidRPr="00000000" w14:paraId="0000043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new_pic=ImageTk.PhotoImage(resized)</w:t>
      </w:r>
    </w:p>
    <w:p w:rsidR="00000000" w:rsidDel="00000000" w:rsidP="00000000" w:rsidRDefault="00000000" w:rsidRPr="00000000" w14:paraId="0000043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3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my_label=tk.Label(top2,image=new_pic)</w:t>
      </w:r>
    </w:p>
    <w:p w:rsidR="00000000" w:rsidDel="00000000" w:rsidP="00000000" w:rsidRDefault="00000000" w:rsidRPr="00000000" w14:paraId="0000043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my_label.place(x=0,y=0)</w:t>
      </w:r>
    </w:p>
    <w:p w:rsidR="00000000" w:rsidDel="00000000" w:rsidP="00000000" w:rsidRDefault="00000000" w:rsidRPr="00000000" w14:paraId="0000043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Admission=tk.Label(top2,text='Admn No.',font=(''"Helvetica",</w:t>
      </w:r>
    </w:p>
    <w:p w:rsidR="00000000" w:rsidDel="00000000" w:rsidP="00000000" w:rsidRDefault="00000000" w:rsidRPr="00000000" w14:paraId="0000044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"25", "bold"))</w:t>
      </w:r>
    </w:p>
    <w:p w:rsidR="00000000" w:rsidDel="00000000" w:rsidP="00000000" w:rsidRDefault="00000000" w:rsidRPr="00000000" w14:paraId="0000044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Admission.place(x=20,y=20)</w:t>
      </w:r>
    </w:p>
    <w:p w:rsidR="00000000" w:rsidDel="00000000" w:rsidP="00000000" w:rsidRDefault="00000000" w:rsidRPr="00000000" w14:paraId="0000044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4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Admission_entry</w:t>
      </w:r>
    </w:p>
    <w:p w:rsidR="00000000" w:rsidDel="00000000" w:rsidP="00000000" w:rsidRDefault="00000000" w:rsidRPr="00000000" w14:paraId="0000044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Admission_entry=tk.Entry(top2,width=40,borderwidth=5,       </w:t>
      </w:r>
    </w:p>
    <w:p w:rsidR="00000000" w:rsidDel="00000000" w:rsidP="00000000" w:rsidRDefault="00000000" w:rsidRPr="00000000" w14:paraId="0000044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font=("Helvetica", "20", "bold"))</w:t>
      </w:r>
    </w:p>
    <w:p w:rsidR="00000000" w:rsidDel="00000000" w:rsidP="00000000" w:rsidRDefault="00000000" w:rsidRPr="00000000" w14:paraId="0000044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Admission_entry.place(x=200,y=20)</w:t>
      </w:r>
    </w:p>
    <w:p w:rsidR="00000000" w:rsidDel="00000000" w:rsidP="00000000" w:rsidRDefault="00000000" w:rsidRPr="00000000" w14:paraId="0000044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Frame1</w:t>
      </w:r>
    </w:p>
    <w:p w:rsidR="00000000" w:rsidDel="00000000" w:rsidP="00000000" w:rsidRDefault="00000000" w:rsidRPr="00000000" w14:paraId="0000044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Frame1 = tk.LabelFrame(top2, width=40)</w:t>
      </w:r>
    </w:p>
    <w:p w:rsidR="00000000" w:rsidDel="00000000" w:rsidP="00000000" w:rsidRDefault="00000000" w:rsidRPr="00000000" w14:paraId="0000044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Frame1.place(x=300, y=100)</w:t>
      </w:r>
    </w:p>
    <w:p w:rsidR="00000000" w:rsidDel="00000000" w:rsidP="00000000" w:rsidRDefault="00000000" w:rsidRPr="00000000" w14:paraId="0000044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 = tk.Label(Frame1, text="Name:", font=("Helvetica", "25",     </w:t>
      </w:r>
    </w:p>
    <w:p w:rsidR="00000000" w:rsidDel="00000000" w:rsidP="00000000" w:rsidRDefault="00000000" w:rsidRPr="00000000" w14:paraId="0000044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"bold"))</w:t>
      </w:r>
    </w:p>
    <w:p w:rsidR="00000000" w:rsidDel="00000000" w:rsidP="00000000" w:rsidRDefault="00000000" w:rsidRPr="00000000" w14:paraId="0000044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Name.grid(row=0, column=0, padx=20, pady=15)</w:t>
      </w:r>
    </w:p>
    <w:p w:rsidR="00000000" w:rsidDel="00000000" w:rsidP="00000000" w:rsidRDefault="00000000" w:rsidRPr="00000000" w14:paraId="0000044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Standard=tk.Label(Frame1, text="Standard:", font=("Helvetica",   </w:t>
      </w:r>
    </w:p>
    <w:p w:rsidR="00000000" w:rsidDel="00000000" w:rsidP="00000000" w:rsidRDefault="00000000" w:rsidRPr="00000000" w14:paraId="0000045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"25", "bold"))</w:t>
      </w:r>
    </w:p>
    <w:p w:rsidR="00000000" w:rsidDel="00000000" w:rsidP="00000000" w:rsidRDefault="00000000" w:rsidRPr="00000000" w14:paraId="0000045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Standard.grid(row=1, column=0, padx=20, pady=15)</w:t>
      </w:r>
    </w:p>
    <w:p w:rsidR="00000000" w:rsidDel="00000000" w:rsidP="00000000" w:rsidRDefault="00000000" w:rsidRPr="00000000" w14:paraId="0000045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 = tk.Label(Frame1, text="Total Fee:", font=("Helvetica", </w:t>
      </w:r>
    </w:p>
    <w:p w:rsidR="00000000" w:rsidDel="00000000" w:rsidP="00000000" w:rsidRDefault="00000000" w:rsidRPr="00000000" w14:paraId="0000045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"25", "bold"))</w:t>
      </w:r>
    </w:p>
    <w:p w:rsidR="00000000" w:rsidDel="00000000" w:rsidP="00000000" w:rsidRDefault="00000000" w:rsidRPr="00000000" w14:paraId="0000045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Totalfee.grid(row=2, column=0, padx=20, pady=15)</w:t>
      </w:r>
    </w:p>
    <w:p w:rsidR="00000000" w:rsidDel="00000000" w:rsidP="00000000" w:rsidRDefault="00000000" w:rsidRPr="00000000" w14:paraId="0000045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 = tk.Label(Frame1, text="Fee Paid:", font=("Helvetica", </w:t>
      </w:r>
    </w:p>
    <w:p w:rsidR="00000000" w:rsidDel="00000000" w:rsidP="00000000" w:rsidRDefault="00000000" w:rsidRPr="00000000" w14:paraId="0000045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"25", "bold"))</w:t>
      </w:r>
    </w:p>
    <w:p w:rsidR="00000000" w:rsidDel="00000000" w:rsidP="00000000" w:rsidRDefault="00000000" w:rsidRPr="00000000" w14:paraId="0000045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Feepaid.grid(row=3, column=0, padx=20, pady=15)</w:t>
      </w:r>
    </w:p>
    <w:p w:rsidR="00000000" w:rsidDel="00000000" w:rsidP="00000000" w:rsidRDefault="00000000" w:rsidRPr="00000000" w14:paraId="0000045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Feedue = tk.Label(Frame1, text="Fee Due:", font=("Helvetica", </w:t>
      </w:r>
    </w:p>
    <w:p w:rsidR="00000000" w:rsidDel="00000000" w:rsidP="00000000" w:rsidRDefault="00000000" w:rsidRPr="00000000" w14:paraId="0000045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"25", "bold"))</w:t>
      </w:r>
    </w:p>
    <w:p w:rsidR="00000000" w:rsidDel="00000000" w:rsidP="00000000" w:rsidRDefault="00000000" w:rsidRPr="00000000" w14:paraId="0000045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Feedue.grid(row=4, column=0, padx=20, pady=15)</w:t>
      </w:r>
    </w:p>
    <w:p w:rsidR="00000000" w:rsidDel="00000000" w:rsidP="00000000" w:rsidRDefault="00000000" w:rsidRPr="00000000" w14:paraId="0000046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Name2</w:t>
      </w:r>
    </w:p>
    <w:p w:rsidR="00000000" w:rsidDel="00000000" w:rsidP="00000000" w:rsidRDefault="00000000" w:rsidRPr="00000000" w14:paraId="0000046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Name2 = tk.Label(Frame1, text='', font=("Helvetica", "25",           </w:t>
      </w:r>
    </w:p>
    <w:p w:rsidR="00000000" w:rsidDel="00000000" w:rsidP="00000000" w:rsidRDefault="00000000" w:rsidRPr="00000000" w14:paraId="0000046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"bold"))</w:t>
      </w:r>
    </w:p>
    <w:p w:rsidR="00000000" w:rsidDel="00000000" w:rsidP="00000000" w:rsidRDefault="00000000" w:rsidRPr="00000000" w14:paraId="0000046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Name2.grid(row=0, column=1, padx=20, pady=15)</w:t>
      </w:r>
    </w:p>
    <w:p w:rsidR="00000000" w:rsidDel="00000000" w:rsidP="00000000" w:rsidRDefault="00000000" w:rsidRPr="00000000" w14:paraId="0000046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Class2</w:t>
      </w:r>
    </w:p>
    <w:p w:rsidR="00000000" w:rsidDel="00000000" w:rsidP="00000000" w:rsidRDefault="00000000" w:rsidRPr="00000000" w14:paraId="0000046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Class2=tk.Label(Frame1, text='', font=("Helvetica", "25",                </w:t>
      </w:r>
    </w:p>
    <w:p w:rsidR="00000000" w:rsidDel="00000000" w:rsidP="00000000" w:rsidRDefault="00000000" w:rsidRPr="00000000" w14:paraId="0000046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"bold"))</w:t>
      </w:r>
    </w:p>
    <w:p w:rsidR="00000000" w:rsidDel="00000000" w:rsidP="00000000" w:rsidRDefault="00000000" w:rsidRPr="00000000" w14:paraId="0000046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Class2.grid(row=1, column=1, padx=20, pady=15)</w:t>
      </w:r>
    </w:p>
    <w:p w:rsidR="00000000" w:rsidDel="00000000" w:rsidP="00000000" w:rsidRDefault="00000000" w:rsidRPr="00000000" w14:paraId="0000046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Total_Fees2</w:t>
      </w:r>
    </w:p>
    <w:p w:rsidR="00000000" w:rsidDel="00000000" w:rsidP="00000000" w:rsidRDefault="00000000" w:rsidRPr="00000000" w14:paraId="0000046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Total_Fees2 = tk.Label(Frame1, text='', font=("Helvetica", "25", </w:t>
      </w:r>
    </w:p>
    <w:p w:rsidR="00000000" w:rsidDel="00000000" w:rsidP="00000000" w:rsidRDefault="00000000" w:rsidRPr="00000000" w14:paraId="0000046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"bold"))</w:t>
      </w:r>
    </w:p>
    <w:p w:rsidR="00000000" w:rsidDel="00000000" w:rsidP="00000000" w:rsidRDefault="00000000" w:rsidRPr="00000000" w14:paraId="0000046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Total_Fees2.grid(row=2, column=1, padx=20, pady=15)</w:t>
      </w:r>
    </w:p>
    <w:p w:rsidR="00000000" w:rsidDel="00000000" w:rsidP="00000000" w:rsidRDefault="00000000" w:rsidRPr="00000000" w14:paraId="0000046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Fees_Paid2</w:t>
      </w:r>
    </w:p>
    <w:p w:rsidR="00000000" w:rsidDel="00000000" w:rsidP="00000000" w:rsidRDefault="00000000" w:rsidRPr="00000000" w14:paraId="0000047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Fees_Paid2 = tk.Label(Frame1, text='', font=("Helvetica", "25",   </w:t>
      </w:r>
    </w:p>
    <w:p w:rsidR="00000000" w:rsidDel="00000000" w:rsidP="00000000" w:rsidRDefault="00000000" w:rsidRPr="00000000" w14:paraId="0000047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"bold"))</w:t>
      </w:r>
    </w:p>
    <w:p w:rsidR="00000000" w:rsidDel="00000000" w:rsidP="00000000" w:rsidRDefault="00000000" w:rsidRPr="00000000" w14:paraId="0000047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Fees_Paid2.grid(row=3, column=1, padx=20, pady=15)</w:t>
      </w:r>
    </w:p>
    <w:p w:rsidR="00000000" w:rsidDel="00000000" w:rsidP="00000000" w:rsidRDefault="00000000" w:rsidRPr="00000000" w14:paraId="0000047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Fees_Due2</w:t>
      </w:r>
    </w:p>
    <w:p w:rsidR="00000000" w:rsidDel="00000000" w:rsidP="00000000" w:rsidRDefault="00000000" w:rsidRPr="00000000" w14:paraId="0000047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Fees_Due2 = tk.Label(Frame1, text='', font=("Helvetica", "25",  </w:t>
      </w:r>
    </w:p>
    <w:p w:rsidR="00000000" w:rsidDel="00000000" w:rsidP="00000000" w:rsidRDefault="00000000" w:rsidRPr="00000000" w14:paraId="0000047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"bold"))</w:t>
      </w:r>
    </w:p>
    <w:p w:rsidR="00000000" w:rsidDel="00000000" w:rsidP="00000000" w:rsidRDefault="00000000" w:rsidRPr="00000000" w14:paraId="0000047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Fees_Due2.grid(row=4, column=1, padx=20, pady=15)</w:t>
      </w:r>
    </w:p>
    <w:p w:rsidR="00000000" w:rsidDel="00000000" w:rsidP="00000000" w:rsidRDefault="00000000" w:rsidRPr="00000000" w14:paraId="0000047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button=tk.Button(top2,text="SEARCH",font=("Helvetica", "15"),command=lambda:Check_Details_Student(int(Admission_entry.get().strip())))</w:t>
      </w:r>
    </w:p>
    <w:p w:rsidR="00000000" w:rsidDel="00000000" w:rsidP="00000000" w:rsidRDefault="00000000" w:rsidRPr="00000000" w14:paraId="0000047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button.place(x=825,y=25)</w:t>
      </w:r>
    </w:p>
    <w:p w:rsidR="00000000" w:rsidDel="00000000" w:rsidP="00000000" w:rsidRDefault="00000000" w:rsidRPr="00000000" w14:paraId="0000047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7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my_pic3=Image.open('Logout.jpg')</w:t>
      </w:r>
    </w:p>
    <w:p w:rsidR="00000000" w:rsidDel="00000000" w:rsidP="00000000" w:rsidRDefault="00000000" w:rsidRPr="00000000" w14:paraId="0000047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resized3=my_pic3.resize((240,100),Image.ANTIALIAS)</w:t>
      </w:r>
    </w:p>
    <w:p w:rsidR="00000000" w:rsidDel="00000000" w:rsidP="00000000" w:rsidRDefault="00000000" w:rsidRPr="00000000" w14:paraId="0000048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new_pic3=ImageTk.PhotoImage(resized3)</w:t>
      </w:r>
    </w:p>
    <w:p w:rsidR="00000000" w:rsidDel="00000000" w:rsidP="00000000" w:rsidRDefault="00000000" w:rsidRPr="00000000" w14:paraId="0000048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Logout_Button=tk.Button(top2,image=new_pic3,borderwidth=0,width=235,height=95,command=Student_Screen_to_Home)</w:t>
      </w:r>
    </w:p>
    <w:p w:rsidR="00000000" w:rsidDel="00000000" w:rsidP="00000000" w:rsidRDefault="00000000" w:rsidRPr="00000000" w14:paraId="0000048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Logout_Button.place(x=345,y=475)</w:t>
      </w:r>
    </w:p>
    <w:p w:rsidR="00000000" w:rsidDel="00000000" w:rsidP="00000000" w:rsidRDefault="00000000" w:rsidRPr="00000000" w14:paraId="0000048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8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Status_Bar3</w:t>
      </w:r>
    </w:p>
    <w:p w:rsidR="00000000" w:rsidDel="00000000" w:rsidP="00000000" w:rsidRDefault="00000000" w:rsidRPr="00000000" w14:paraId="0000048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Status_Bar3=tk.Label(top2,text='CodedBy: Ikram, Meera, Jayanth            ',font=('bold'),bd=1,relief='sunken',anchor='e')</w:t>
      </w:r>
    </w:p>
    <w:p w:rsidR="00000000" w:rsidDel="00000000" w:rsidP="00000000" w:rsidRDefault="00000000" w:rsidRPr="00000000" w14:paraId="0000048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Status_Bar3.pack(fill='x',side='bottom')</w:t>
      </w:r>
    </w:p>
    <w:p w:rsidR="00000000" w:rsidDel="00000000" w:rsidP="00000000" w:rsidRDefault="00000000" w:rsidRPr="00000000" w14:paraId="0000048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8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Status_Bar3.bind('&lt;Enter&gt;',Status_Hover3    Status_Bar3.bind('&lt;Leave&gt;',Status_Hover_Leave3)</w:t>
      </w:r>
    </w:p>
    <w:p w:rsidR="00000000" w:rsidDel="00000000" w:rsidP="00000000" w:rsidRDefault="00000000" w:rsidRPr="00000000" w14:paraId="0000048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8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top2.bind('&lt;Return&gt;',clicker2)</w:t>
      </w:r>
    </w:p>
    <w:p w:rsidR="00000000" w:rsidDel="00000000" w:rsidP="00000000" w:rsidRDefault="00000000" w:rsidRPr="00000000" w14:paraId="0000048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8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top2.mainloop()</w:t>
      </w:r>
    </w:p>
    <w:p w:rsidR="00000000" w:rsidDel="00000000" w:rsidP="00000000" w:rsidRDefault="00000000" w:rsidRPr="00000000" w14:paraId="0000048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8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checking_username(Username):</w:t>
      </w:r>
    </w:p>
    <w:p w:rsidR="00000000" w:rsidDel="00000000" w:rsidP="00000000" w:rsidRDefault="00000000" w:rsidRPr="00000000" w14:paraId="0000049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Acc={}</w:t>
      </w:r>
    </w:p>
    <w:p w:rsidR="00000000" w:rsidDel="00000000" w:rsidP="00000000" w:rsidRDefault="00000000" w:rsidRPr="00000000" w14:paraId="0000049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Acc_file=open('Acc.dat','rb')</w:t>
      </w:r>
    </w:p>
    <w:p w:rsidR="00000000" w:rsidDel="00000000" w:rsidP="00000000" w:rsidRDefault="00000000" w:rsidRPr="00000000" w14:paraId="0000049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9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try:</w:t>
      </w:r>
    </w:p>
    <w:p w:rsidR="00000000" w:rsidDel="00000000" w:rsidP="00000000" w:rsidRDefault="00000000" w:rsidRPr="00000000" w14:paraId="0000049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while True:</w:t>
      </w:r>
    </w:p>
    <w:p w:rsidR="00000000" w:rsidDel="00000000" w:rsidP="00000000" w:rsidRDefault="00000000" w:rsidRPr="00000000" w14:paraId="0000049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Acc=pickle.load(Acc_file)</w:t>
      </w:r>
    </w:p>
    <w:p w:rsidR="00000000" w:rsidDel="00000000" w:rsidP="00000000" w:rsidRDefault="00000000" w:rsidRPr="00000000" w14:paraId="0000049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49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if Username==Acc['Username']:</w:t>
      </w:r>
    </w:p>
    <w:p w:rsidR="00000000" w:rsidDel="00000000" w:rsidP="00000000" w:rsidRDefault="00000000" w:rsidRPr="00000000" w14:paraId="0000049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return True</w:t>
      </w:r>
    </w:p>
    <w:p w:rsidR="00000000" w:rsidDel="00000000" w:rsidP="00000000" w:rsidRDefault="00000000" w:rsidRPr="00000000" w14:paraId="0000049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49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except EOFError:</w:t>
      </w:r>
    </w:p>
    <w:p w:rsidR="00000000" w:rsidDel="00000000" w:rsidP="00000000" w:rsidRDefault="00000000" w:rsidRPr="00000000" w14:paraId="0000049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return False</w:t>
      </w:r>
    </w:p>
    <w:p w:rsidR="00000000" w:rsidDel="00000000" w:rsidP="00000000" w:rsidRDefault="00000000" w:rsidRPr="00000000" w14:paraId="0000049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9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9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Check_Username(Username,Password):</w:t>
      </w:r>
    </w:p>
    <w:p w:rsidR="00000000" w:rsidDel="00000000" w:rsidP="00000000" w:rsidRDefault="00000000" w:rsidRPr="00000000" w14:paraId="0000049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Acc={}</w:t>
      </w:r>
    </w:p>
    <w:p w:rsidR="00000000" w:rsidDel="00000000" w:rsidP="00000000" w:rsidRDefault="00000000" w:rsidRPr="00000000" w14:paraId="000004A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Acc_file=open('Acc.dat','rb')</w:t>
      </w:r>
    </w:p>
    <w:p w:rsidR="00000000" w:rsidDel="00000000" w:rsidP="00000000" w:rsidRDefault="00000000" w:rsidRPr="00000000" w14:paraId="000004A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A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try:</w:t>
      </w:r>
    </w:p>
    <w:p w:rsidR="00000000" w:rsidDel="00000000" w:rsidP="00000000" w:rsidRDefault="00000000" w:rsidRPr="00000000" w14:paraId="000004A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while True:</w:t>
      </w:r>
    </w:p>
    <w:p w:rsidR="00000000" w:rsidDel="00000000" w:rsidP="00000000" w:rsidRDefault="00000000" w:rsidRPr="00000000" w14:paraId="000004A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Acc=pickle.load(Acc_file)</w:t>
      </w:r>
    </w:p>
    <w:p w:rsidR="00000000" w:rsidDel="00000000" w:rsidP="00000000" w:rsidRDefault="00000000" w:rsidRPr="00000000" w14:paraId="000004A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if Username=='':</w:t>
      </w:r>
    </w:p>
    <w:p w:rsidR="00000000" w:rsidDel="00000000" w:rsidP="00000000" w:rsidRDefault="00000000" w:rsidRPr="00000000" w14:paraId="000004A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c=messagebox.showerror('Error!','Username Empty..!')</w:t>
      </w:r>
    </w:p>
    <w:p w:rsidR="00000000" w:rsidDel="00000000" w:rsidP="00000000" w:rsidRDefault="00000000" w:rsidRPr="00000000" w14:paraId="000004A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break</w:t>
      </w:r>
    </w:p>
    <w:p w:rsidR="00000000" w:rsidDel="00000000" w:rsidP="00000000" w:rsidRDefault="00000000" w:rsidRPr="00000000" w14:paraId="000004A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4A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if Username==Acc['Username']:</w:t>
      </w:r>
    </w:p>
    <w:p w:rsidR="00000000" w:rsidDel="00000000" w:rsidP="00000000" w:rsidRDefault="00000000" w:rsidRPr="00000000" w14:paraId="000004A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if Password==Acc['Password']:</w:t>
      </w:r>
    </w:p>
    <w:p w:rsidR="00000000" w:rsidDel="00000000" w:rsidP="00000000" w:rsidRDefault="00000000" w:rsidRPr="00000000" w14:paraId="000004A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c=messagebox.showinfo('Account','Login succesful!')</w:t>
      </w:r>
    </w:p>
    <w:p w:rsidR="00000000" w:rsidDel="00000000" w:rsidP="00000000" w:rsidRDefault="00000000" w:rsidRPr="00000000" w14:paraId="000004A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if c=='ok':</w:t>
      </w:r>
    </w:p>
    <w:p w:rsidR="00000000" w:rsidDel="00000000" w:rsidP="00000000" w:rsidRDefault="00000000" w:rsidRPr="00000000" w14:paraId="000004A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Login_to_Student_Details(Username)</w:t>
      </w:r>
    </w:p>
    <w:p w:rsidR="00000000" w:rsidDel="00000000" w:rsidP="00000000" w:rsidRDefault="00000000" w:rsidRPr="00000000" w14:paraId="000004A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break         </w:t>
      </w:r>
    </w:p>
    <w:p w:rsidR="00000000" w:rsidDel="00000000" w:rsidP="00000000" w:rsidRDefault="00000000" w:rsidRPr="00000000" w14:paraId="000004A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4B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except EOFError:</w:t>
      </w:r>
    </w:p>
    <w:p w:rsidR="00000000" w:rsidDel="00000000" w:rsidP="00000000" w:rsidRDefault="00000000" w:rsidRPr="00000000" w14:paraId="000004B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c=messagebox.showerror('Error','Check Credentials')</w:t>
      </w:r>
    </w:p>
    <w:p w:rsidR="00000000" w:rsidDel="00000000" w:rsidP="00000000" w:rsidRDefault="00000000" w:rsidRPr="00000000" w14:paraId="000004B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c=='ok':</w:t>
      </w:r>
    </w:p>
    <w:p w:rsidR="00000000" w:rsidDel="00000000" w:rsidP="00000000" w:rsidRDefault="00000000" w:rsidRPr="00000000" w14:paraId="000004B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Login_to_Login()</w:t>
      </w:r>
    </w:p>
    <w:p w:rsidR="00000000" w:rsidDel="00000000" w:rsidP="00000000" w:rsidRDefault="00000000" w:rsidRPr="00000000" w14:paraId="000004B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Acc_file.close()</w:t>
      </w:r>
    </w:p>
    <w:p w:rsidR="00000000" w:rsidDel="00000000" w:rsidP="00000000" w:rsidRDefault="00000000" w:rsidRPr="00000000" w14:paraId="000004B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B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Login_Screen():</w:t>
      </w:r>
    </w:p>
    <w:p w:rsidR="00000000" w:rsidDel="00000000" w:rsidP="00000000" w:rsidRDefault="00000000" w:rsidRPr="00000000" w14:paraId="000004B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B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top1</w:t>
      </w:r>
    </w:p>
    <w:p w:rsidR="00000000" w:rsidDel="00000000" w:rsidP="00000000" w:rsidRDefault="00000000" w:rsidRPr="00000000" w14:paraId="000004B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top1=tk.Tk()</w:t>
      </w:r>
    </w:p>
    <w:p w:rsidR="00000000" w:rsidDel="00000000" w:rsidP="00000000" w:rsidRDefault="00000000" w:rsidRPr="00000000" w14:paraId="000004B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top1.title('Login')</w:t>
      </w:r>
    </w:p>
    <w:p w:rsidR="00000000" w:rsidDel="00000000" w:rsidP="00000000" w:rsidRDefault="00000000" w:rsidRPr="00000000" w14:paraId="000004B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top1.geometry('1000x600')</w:t>
      </w:r>
    </w:p>
    <w:p w:rsidR="00000000" w:rsidDel="00000000" w:rsidP="00000000" w:rsidRDefault="00000000" w:rsidRPr="00000000" w14:paraId="000004B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top1.iconbitmap('Icon.ico')</w:t>
      </w:r>
    </w:p>
    <w:p w:rsidR="00000000" w:rsidDel="00000000" w:rsidP="00000000" w:rsidRDefault="00000000" w:rsidRPr="00000000" w14:paraId="000004B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B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my_pic2=Image.open('Homepage.jpg')</w:t>
      </w:r>
    </w:p>
    <w:p w:rsidR="00000000" w:rsidDel="00000000" w:rsidP="00000000" w:rsidRDefault="00000000" w:rsidRPr="00000000" w14:paraId="000004B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C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resized2=my_pic2.resize((1000,600),Image.ANTIALIAS)</w:t>
      </w:r>
    </w:p>
    <w:p w:rsidR="00000000" w:rsidDel="00000000" w:rsidP="00000000" w:rsidRDefault="00000000" w:rsidRPr="00000000" w14:paraId="000004C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new_pic2=ImageTk.PhotoImage(resized2)</w:t>
      </w:r>
    </w:p>
    <w:p w:rsidR="00000000" w:rsidDel="00000000" w:rsidP="00000000" w:rsidRDefault="00000000" w:rsidRPr="00000000" w14:paraId="000004C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4C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my_label2=tk.Label(top1,image=new_pic2)</w:t>
      </w:r>
    </w:p>
    <w:p w:rsidR="00000000" w:rsidDel="00000000" w:rsidP="00000000" w:rsidRDefault="00000000" w:rsidRPr="00000000" w14:paraId="000004C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my_label2.place(x=0,y=0)</w:t>
      </w:r>
    </w:p>
    <w:p w:rsidR="00000000" w:rsidDel="00000000" w:rsidP="00000000" w:rsidRDefault="00000000" w:rsidRPr="00000000" w14:paraId="000004C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C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image = Image.open('logo.png')</w:t>
      </w:r>
    </w:p>
    <w:p w:rsidR="00000000" w:rsidDel="00000000" w:rsidP="00000000" w:rsidRDefault="00000000" w:rsidRPr="00000000" w14:paraId="000004C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 = image.resize((120, 120), Image.ANTIALIAS)</w:t>
      </w:r>
    </w:p>
    <w:p w:rsidR="00000000" w:rsidDel="00000000" w:rsidP="00000000" w:rsidRDefault="00000000" w:rsidRPr="00000000" w14:paraId="000004C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image = ImageTk.PhotoImage(resized)</w:t>
      </w:r>
    </w:p>
    <w:p w:rsidR="00000000" w:rsidDel="00000000" w:rsidP="00000000" w:rsidRDefault="00000000" w:rsidRPr="00000000" w14:paraId="000004C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 = tk.Label(top1, image=image,width=115,height=115)</w:t>
      </w:r>
    </w:p>
    <w:p w:rsidR="00000000" w:rsidDel="00000000" w:rsidP="00000000" w:rsidRDefault="00000000" w:rsidRPr="00000000" w14:paraId="000004C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logo.place(x=30, y=10)</w:t>
      </w:r>
    </w:p>
    <w:p w:rsidR="00000000" w:rsidDel="00000000" w:rsidP="00000000" w:rsidRDefault="00000000" w:rsidRPr="00000000" w14:paraId="000004C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Heading = tk.Label(top1, text='GVK CHINMAYA VIDYALAYA',  </w:t>
      </w:r>
    </w:p>
    <w:p w:rsidR="00000000" w:rsidDel="00000000" w:rsidP="00000000" w:rsidRDefault="00000000" w:rsidRPr="00000000" w14:paraId="000004C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bg='#050505', fg='red',      </w:t>
      </w:r>
    </w:p>
    <w:p w:rsidR="00000000" w:rsidDel="00000000" w:rsidP="00000000" w:rsidRDefault="00000000" w:rsidRPr="00000000" w14:paraId="000004C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font=("Helvetica","45","bold italic”))</w:t>
      </w:r>
    </w:p>
    <w:p w:rsidR="00000000" w:rsidDel="00000000" w:rsidP="00000000" w:rsidRDefault="00000000" w:rsidRPr="00000000" w14:paraId="000004D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Heading.place(x=130, y=30)</w:t>
      </w:r>
    </w:p>
    <w:p w:rsidR="00000000" w:rsidDel="00000000" w:rsidP="00000000" w:rsidRDefault="00000000" w:rsidRPr="00000000" w14:paraId="000004D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D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Username=tk.Label(top1,text='Username',font=(''"Helvetica",  </w:t>
      </w:r>
    </w:p>
    <w:p w:rsidR="00000000" w:rsidDel="00000000" w:rsidP="00000000" w:rsidRDefault="00000000" w:rsidRPr="00000000" w14:paraId="000004D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"25", "bold"))</w:t>
      </w:r>
    </w:p>
    <w:p w:rsidR="00000000" w:rsidDel="00000000" w:rsidP="00000000" w:rsidRDefault="00000000" w:rsidRPr="00000000" w14:paraId="000004D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Username.place(x=70,y=170)</w:t>
      </w:r>
    </w:p>
    <w:p w:rsidR="00000000" w:rsidDel="00000000" w:rsidP="00000000" w:rsidRDefault="00000000" w:rsidRPr="00000000" w14:paraId="000004D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4D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Username_entry1</w:t>
      </w:r>
    </w:p>
    <w:p w:rsidR="00000000" w:rsidDel="00000000" w:rsidP="00000000" w:rsidRDefault="00000000" w:rsidRPr="00000000" w14:paraId="000004D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Username_entry1=tk.Entry(top1,width=40,borderwidth=5,</w:t>
      </w:r>
    </w:p>
    <w:p w:rsidR="00000000" w:rsidDel="00000000" w:rsidP="00000000" w:rsidRDefault="00000000" w:rsidRPr="00000000" w14:paraId="000004D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font=("Helvetica", "20", "bold"))</w:t>
      </w:r>
    </w:p>
    <w:p w:rsidR="00000000" w:rsidDel="00000000" w:rsidP="00000000" w:rsidRDefault="00000000" w:rsidRPr="00000000" w14:paraId="000004D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Username_entry1.place(x=250,y=170)</w:t>
      </w:r>
    </w:p>
    <w:p w:rsidR="00000000" w:rsidDel="00000000" w:rsidP="00000000" w:rsidRDefault="00000000" w:rsidRPr="00000000" w14:paraId="000004D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</w:t>
      </w:r>
    </w:p>
    <w:p w:rsidR="00000000" w:rsidDel="00000000" w:rsidP="00000000" w:rsidRDefault="00000000" w:rsidRPr="00000000" w14:paraId="000004D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Password=tk.Label(top1,text="Password",font=("Helvetica", "25",    </w:t>
      </w:r>
    </w:p>
    <w:p w:rsidR="00000000" w:rsidDel="00000000" w:rsidP="00000000" w:rsidRDefault="00000000" w:rsidRPr="00000000" w14:paraId="000004D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"bold"))   </w:t>
      </w:r>
    </w:p>
    <w:p w:rsidR="00000000" w:rsidDel="00000000" w:rsidP="00000000" w:rsidRDefault="00000000" w:rsidRPr="00000000" w14:paraId="000004D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Password.place(x=70,y=280) </w:t>
      </w:r>
    </w:p>
    <w:p w:rsidR="00000000" w:rsidDel="00000000" w:rsidP="00000000" w:rsidRDefault="00000000" w:rsidRPr="00000000" w14:paraId="000004D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D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Password_entry1</w:t>
      </w:r>
    </w:p>
    <w:p w:rsidR="00000000" w:rsidDel="00000000" w:rsidP="00000000" w:rsidRDefault="00000000" w:rsidRPr="00000000" w14:paraId="000004E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Password_entry1=tk.Entry(top1,show='*',width=40,borderwidth=5,</w:t>
      </w:r>
    </w:p>
    <w:p w:rsidR="00000000" w:rsidDel="00000000" w:rsidP="00000000" w:rsidRDefault="00000000" w:rsidRPr="00000000" w14:paraId="000004E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font=("Helvetica", "20", "bold"))  </w:t>
      </w:r>
    </w:p>
    <w:p w:rsidR="00000000" w:rsidDel="00000000" w:rsidP="00000000" w:rsidRDefault="00000000" w:rsidRPr="00000000" w14:paraId="000004E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Password_entry1.place(x=250,y=280)</w:t>
      </w:r>
    </w:p>
    <w:p w:rsidR="00000000" w:rsidDel="00000000" w:rsidP="00000000" w:rsidRDefault="00000000" w:rsidRPr="00000000" w14:paraId="000004E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E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var=tk.IntVar()</w:t>
      </w:r>
    </w:p>
    <w:p w:rsidR="00000000" w:rsidDel="00000000" w:rsidP="00000000" w:rsidRDefault="00000000" w:rsidRPr="00000000" w14:paraId="000004E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var.set(0)</w:t>
      </w:r>
    </w:p>
    <w:p w:rsidR="00000000" w:rsidDel="00000000" w:rsidP="00000000" w:rsidRDefault="00000000" w:rsidRPr="00000000" w14:paraId="000004E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E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CheckBox=tk.Checkbutton(top1,text='Show  Password',variable=var,command=lambda:Password_Show1(var.get()))</w:t>
      </w:r>
    </w:p>
    <w:p w:rsidR="00000000" w:rsidDel="00000000" w:rsidP="00000000" w:rsidRDefault="00000000" w:rsidRPr="00000000" w14:paraId="000004E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CheckBox.place(x=725,y=330)</w:t>
      </w:r>
    </w:p>
    <w:p w:rsidR="00000000" w:rsidDel="00000000" w:rsidP="00000000" w:rsidRDefault="00000000" w:rsidRPr="00000000" w14:paraId="000004E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4E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my_pic8=Image.open('Submit.jpg')</w:t>
      </w:r>
    </w:p>
    <w:p w:rsidR="00000000" w:rsidDel="00000000" w:rsidP="00000000" w:rsidRDefault="00000000" w:rsidRPr="00000000" w14:paraId="000004E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resized8=my_pic8.resize((220,75),Image.ANTIALIAS) new_pic8=ImageTk.PhotoImage(resized8)</w:t>
      </w:r>
    </w:p>
    <w:p w:rsidR="00000000" w:rsidDel="00000000" w:rsidP="00000000" w:rsidRDefault="00000000" w:rsidRPr="00000000" w14:paraId="000004E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Submit_Button=tk.Button(top1,image=new_pic8,borderwidth=0,width=215,height=70,command=lambda: Check_Username(Username_entry1.get().strip(),Password_entry1.get().strip()))</w:t>
      </w:r>
    </w:p>
    <w:p w:rsidR="00000000" w:rsidDel="00000000" w:rsidP="00000000" w:rsidRDefault="00000000" w:rsidRPr="00000000" w14:paraId="000004E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Submit_Button.place(x=400,y=360)</w:t>
      </w:r>
    </w:p>
    <w:p w:rsidR="00000000" w:rsidDel="00000000" w:rsidP="00000000" w:rsidRDefault="00000000" w:rsidRPr="00000000" w14:paraId="000004E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4F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my_pic9=Image.open('Home.jpg')</w:t>
      </w:r>
    </w:p>
    <w:p w:rsidR="00000000" w:rsidDel="00000000" w:rsidP="00000000" w:rsidRDefault="00000000" w:rsidRPr="00000000" w14:paraId="000004F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resized9=my_pic9.resize((220,75),Image.ANTIALIAS)</w:t>
      </w:r>
    </w:p>
    <w:p w:rsidR="00000000" w:rsidDel="00000000" w:rsidP="00000000" w:rsidRDefault="00000000" w:rsidRPr="00000000" w14:paraId="000004F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new_pic9=ImageTk.PhotoImage(resized9)</w:t>
      </w:r>
    </w:p>
    <w:p w:rsidR="00000000" w:rsidDel="00000000" w:rsidP="00000000" w:rsidRDefault="00000000" w:rsidRPr="00000000" w14:paraId="000004F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Home_Button=tk.Button(top1,image=new_pic9,borderwidth=0,</w:t>
      </w:r>
    </w:p>
    <w:p w:rsidR="00000000" w:rsidDel="00000000" w:rsidP="00000000" w:rsidRDefault="00000000" w:rsidRPr="00000000" w14:paraId="000004F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width=215,height=70,command=Login_to_Home)</w:t>
      </w:r>
    </w:p>
    <w:p w:rsidR="00000000" w:rsidDel="00000000" w:rsidP="00000000" w:rsidRDefault="00000000" w:rsidRPr="00000000" w14:paraId="000004F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Home_Button.place(x=400,y=450)</w:t>
      </w:r>
    </w:p>
    <w:p w:rsidR="00000000" w:rsidDel="00000000" w:rsidP="00000000" w:rsidRDefault="00000000" w:rsidRPr="00000000" w14:paraId="000004F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F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Status_Bar2</w:t>
      </w:r>
    </w:p>
    <w:p w:rsidR="00000000" w:rsidDel="00000000" w:rsidP="00000000" w:rsidRDefault="00000000" w:rsidRPr="00000000" w14:paraId="000004F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Status_Bar2=tk.Label(top1,text='CodedBy:Ikram,MeeraMohiddin</w:t>
      </w:r>
    </w:p>
    <w:p w:rsidR="00000000" w:rsidDel="00000000" w:rsidP="00000000" w:rsidRDefault="00000000" w:rsidRPr="00000000" w14:paraId="000004F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,Jayanth    ',font=('bold'),bd=1,relief='sunken',anchor='e')</w:t>
      </w:r>
    </w:p>
    <w:p w:rsidR="00000000" w:rsidDel="00000000" w:rsidP="00000000" w:rsidRDefault="00000000" w:rsidRPr="00000000" w14:paraId="000004F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Status_Bar2.pack(fill='x',side='bottom')</w:t>
      </w:r>
    </w:p>
    <w:p w:rsidR="00000000" w:rsidDel="00000000" w:rsidP="00000000" w:rsidRDefault="00000000" w:rsidRPr="00000000" w14:paraId="000004F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4F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Status_Bar2.bind('&lt;Enter&gt;',Status_Hover2)</w:t>
      </w:r>
    </w:p>
    <w:p w:rsidR="00000000" w:rsidDel="00000000" w:rsidP="00000000" w:rsidRDefault="00000000" w:rsidRPr="00000000" w14:paraId="000004F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Status_Bar2.bind('&lt;Leave&gt;',Status_Hover_Leave2)</w:t>
      </w:r>
    </w:p>
    <w:p w:rsidR="00000000" w:rsidDel="00000000" w:rsidP="00000000" w:rsidRDefault="00000000" w:rsidRPr="00000000" w14:paraId="0000050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0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top1.bind('&lt;Return&gt;',clicker)</w:t>
      </w:r>
    </w:p>
    <w:p w:rsidR="00000000" w:rsidDel="00000000" w:rsidP="00000000" w:rsidRDefault="00000000" w:rsidRPr="00000000" w14:paraId="0000050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0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top1.mainloop()</w:t>
      </w:r>
    </w:p>
    <w:p w:rsidR="00000000" w:rsidDel="00000000" w:rsidP="00000000" w:rsidRDefault="00000000" w:rsidRPr="00000000" w14:paraId="0000050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</w:t>
      </w:r>
    </w:p>
    <w:p w:rsidR="00000000" w:rsidDel="00000000" w:rsidP="00000000" w:rsidRDefault="00000000" w:rsidRPr="00000000" w14:paraId="0000050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Creating_File(Username,Password,Confirm_Password):</w:t>
      </w:r>
    </w:p>
    <w:p w:rsidR="00000000" w:rsidDel="00000000" w:rsidP="00000000" w:rsidRDefault="00000000" w:rsidRPr="00000000" w14:paraId="0000050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50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for i in range(1):</w:t>
      </w:r>
    </w:p>
    <w:p w:rsidR="00000000" w:rsidDel="00000000" w:rsidP="00000000" w:rsidRDefault="00000000" w:rsidRPr="00000000" w14:paraId="00000508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Password!=Confirm_Password:</w:t>
      </w:r>
    </w:p>
    <w:p w:rsidR="00000000" w:rsidDel="00000000" w:rsidP="00000000" w:rsidRDefault="00000000" w:rsidRPr="00000000" w14:paraId="00000509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messagebox.showwarning('Error!','Password and            </w:t>
      </w:r>
    </w:p>
    <w:p w:rsidR="00000000" w:rsidDel="00000000" w:rsidP="00000000" w:rsidRDefault="00000000" w:rsidRPr="00000000" w14:paraId="0000050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 Confirm Password are not same')</w:t>
      </w:r>
    </w:p>
    <w:p w:rsidR="00000000" w:rsidDel="00000000" w:rsidP="00000000" w:rsidRDefault="00000000" w:rsidRPr="00000000" w14:paraId="0000050B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0C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Username=='':</w:t>
      </w:r>
    </w:p>
    <w:p w:rsidR="00000000" w:rsidDel="00000000" w:rsidP="00000000" w:rsidRDefault="00000000" w:rsidRPr="00000000" w14:paraId="0000050D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c=messagebox.showerror('Error!','Username empty..!')</w:t>
      </w:r>
    </w:p>
    <w:p w:rsidR="00000000" w:rsidDel="00000000" w:rsidP="00000000" w:rsidRDefault="00000000" w:rsidRPr="00000000" w14:paraId="0000050E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c=='ok':</w:t>
      </w:r>
    </w:p>
    <w:p w:rsidR="00000000" w:rsidDel="00000000" w:rsidP="00000000" w:rsidRDefault="00000000" w:rsidRPr="00000000" w14:paraId="0000050F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Create_Acc_to_Create_Acc()</w:t>
      </w:r>
    </w:p>
    <w:p w:rsidR="00000000" w:rsidDel="00000000" w:rsidP="00000000" w:rsidRDefault="00000000" w:rsidRPr="00000000" w14:paraId="00000510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511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Password=='':</w:t>
      </w:r>
    </w:p>
    <w:p w:rsidR="00000000" w:rsidDel="00000000" w:rsidP="00000000" w:rsidRDefault="00000000" w:rsidRPr="00000000" w14:paraId="00000512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c=messagebox.showerror('Error!','Password Empty..!')</w:t>
      </w:r>
    </w:p>
    <w:p w:rsidR="00000000" w:rsidDel="00000000" w:rsidP="00000000" w:rsidRDefault="00000000" w:rsidRPr="00000000" w14:paraId="00000513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c=='ok':</w:t>
      </w:r>
    </w:p>
    <w:p w:rsidR="00000000" w:rsidDel="00000000" w:rsidP="00000000" w:rsidRDefault="00000000" w:rsidRPr="00000000" w14:paraId="00000514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Create_Acc_to_Create_Acc()</w:t>
      </w:r>
    </w:p>
    <w:p w:rsidR="00000000" w:rsidDel="00000000" w:rsidP="00000000" w:rsidRDefault="00000000" w:rsidRPr="00000000" w14:paraId="00000515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516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Co_Username=checking_username(Username)</w:t>
      </w:r>
    </w:p>
    <w:p w:rsidR="00000000" w:rsidDel="00000000" w:rsidP="00000000" w:rsidRDefault="00000000" w:rsidRPr="00000000" w14:paraId="00000517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18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Co_Username==True:</w:t>
      </w:r>
    </w:p>
    <w:p w:rsidR="00000000" w:rsidDel="00000000" w:rsidP="00000000" w:rsidRDefault="00000000" w:rsidRPr="00000000" w14:paraId="00000519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c=messagebox.showerror('Error!','Username Already   </w:t>
      </w:r>
    </w:p>
    <w:p w:rsidR="00000000" w:rsidDel="00000000" w:rsidP="00000000" w:rsidRDefault="00000000" w:rsidRPr="00000000" w14:paraId="0000051A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exists!')</w:t>
      </w:r>
    </w:p>
    <w:p w:rsidR="00000000" w:rsidDel="00000000" w:rsidP="00000000" w:rsidRDefault="00000000" w:rsidRPr="00000000" w14:paraId="0000051B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c=='ok':</w:t>
      </w:r>
    </w:p>
    <w:p w:rsidR="00000000" w:rsidDel="00000000" w:rsidP="00000000" w:rsidRDefault="00000000" w:rsidRPr="00000000" w14:paraId="0000051C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Create_Acc_to_Create_Acc()</w:t>
      </w:r>
    </w:p>
    <w:p w:rsidR="00000000" w:rsidDel="00000000" w:rsidP="00000000" w:rsidRDefault="00000000" w:rsidRPr="00000000" w14:paraId="0000051D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</w:t>
      </w:r>
    </w:p>
    <w:p w:rsidR="00000000" w:rsidDel="00000000" w:rsidP="00000000" w:rsidRDefault="00000000" w:rsidRPr="00000000" w14:paraId="0000051E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Co_Username==False:</w:t>
      </w:r>
    </w:p>
    <w:p w:rsidR="00000000" w:rsidDel="00000000" w:rsidP="00000000" w:rsidRDefault="00000000" w:rsidRPr="00000000" w14:paraId="0000051F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20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if Password==Confirm_Password:</w:t>
      </w:r>
    </w:p>
    <w:p w:rsidR="00000000" w:rsidDel="00000000" w:rsidP="00000000" w:rsidRDefault="00000000" w:rsidRPr="00000000" w14:paraId="00000521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Acc={}</w:t>
      </w:r>
    </w:p>
    <w:p w:rsidR="00000000" w:rsidDel="00000000" w:rsidP="00000000" w:rsidRDefault="00000000" w:rsidRPr="00000000" w14:paraId="00000522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Acc_file=open('Acc.dat','ab+')</w:t>
      </w:r>
    </w:p>
    <w:p w:rsidR="00000000" w:rsidDel="00000000" w:rsidP="00000000" w:rsidRDefault="00000000" w:rsidRPr="00000000" w14:paraId="00000523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Acc['Username']=Username</w:t>
      </w:r>
    </w:p>
    <w:p w:rsidR="00000000" w:rsidDel="00000000" w:rsidP="00000000" w:rsidRDefault="00000000" w:rsidRPr="00000000" w14:paraId="00000524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Acc['Password']=Password</w:t>
      </w:r>
    </w:p>
    <w:p w:rsidR="00000000" w:rsidDel="00000000" w:rsidP="00000000" w:rsidRDefault="00000000" w:rsidRPr="00000000" w14:paraId="00000525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526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pickle.dump(Acc,Acc_file)</w:t>
      </w:r>
    </w:p>
    <w:p w:rsidR="00000000" w:rsidDel="00000000" w:rsidP="00000000" w:rsidRDefault="00000000" w:rsidRPr="00000000" w14:paraId="00000527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Acc_file.close()</w:t>
      </w:r>
    </w:p>
    <w:p w:rsidR="00000000" w:rsidDel="00000000" w:rsidP="00000000" w:rsidRDefault="00000000" w:rsidRPr="00000000" w14:paraId="00000528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c=messagebox.showinfo('Account','Account Succesfully            </w:t>
      </w:r>
    </w:p>
    <w:p w:rsidR="00000000" w:rsidDel="00000000" w:rsidP="00000000" w:rsidRDefault="00000000" w:rsidRPr="00000000" w14:paraId="00000529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Created!')</w:t>
      </w:r>
    </w:p>
    <w:p w:rsidR="00000000" w:rsidDel="00000000" w:rsidP="00000000" w:rsidRDefault="00000000" w:rsidRPr="00000000" w14:paraId="0000052A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if c=='ok':</w:t>
      </w:r>
    </w:p>
    <w:p w:rsidR="00000000" w:rsidDel="00000000" w:rsidP="00000000" w:rsidRDefault="00000000" w:rsidRPr="00000000" w14:paraId="0000052B">
      <w:pPr>
        <w:widowControl w:val="1"/>
        <w:ind w:left="720" w:firstLine="0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Create_Acc_to_Home()</w:t>
      </w:r>
    </w:p>
    <w:p w:rsidR="00000000" w:rsidDel="00000000" w:rsidP="00000000" w:rsidRDefault="00000000" w:rsidRPr="00000000" w14:paraId="0000052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Create_Account_Screen():</w:t>
      </w:r>
    </w:p>
    <w:p w:rsidR="00000000" w:rsidDel="00000000" w:rsidP="00000000" w:rsidRDefault="00000000" w:rsidRPr="00000000" w14:paraId="0000052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top</w:t>
      </w:r>
    </w:p>
    <w:p w:rsidR="00000000" w:rsidDel="00000000" w:rsidP="00000000" w:rsidRDefault="00000000" w:rsidRPr="00000000" w14:paraId="0000053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top=tk.Tk()</w:t>
      </w:r>
    </w:p>
    <w:p w:rsidR="00000000" w:rsidDel="00000000" w:rsidP="00000000" w:rsidRDefault="00000000" w:rsidRPr="00000000" w14:paraId="0000053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top.title('Create Your Account')</w:t>
      </w:r>
    </w:p>
    <w:p w:rsidR="00000000" w:rsidDel="00000000" w:rsidP="00000000" w:rsidRDefault="00000000" w:rsidRPr="00000000" w14:paraId="0000053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top.geometry('1000x600')</w:t>
      </w:r>
    </w:p>
    <w:p w:rsidR="00000000" w:rsidDel="00000000" w:rsidP="00000000" w:rsidRDefault="00000000" w:rsidRPr="00000000" w14:paraId="0000053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top.iconbitmap('Icon.ico')</w:t>
      </w:r>
    </w:p>
    <w:p w:rsidR="00000000" w:rsidDel="00000000" w:rsidP="00000000" w:rsidRDefault="00000000" w:rsidRPr="00000000" w14:paraId="0000053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3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53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my_pic2=Image.open('homepage.jpg')</w:t>
      </w:r>
    </w:p>
    <w:p w:rsidR="00000000" w:rsidDel="00000000" w:rsidP="00000000" w:rsidRDefault="00000000" w:rsidRPr="00000000" w14:paraId="0000053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3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3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resized2=my_pic2.resize((1000,600),Image.ANTIALIAS)</w:t>
      </w:r>
    </w:p>
    <w:p w:rsidR="00000000" w:rsidDel="00000000" w:rsidP="00000000" w:rsidRDefault="00000000" w:rsidRPr="00000000" w14:paraId="0000053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new_pic2=ImageTk.PhotoImage(resized2)</w:t>
      </w:r>
    </w:p>
    <w:p w:rsidR="00000000" w:rsidDel="00000000" w:rsidP="00000000" w:rsidRDefault="00000000" w:rsidRPr="00000000" w14:paraId="0000053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3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my_label2=tk.Label(top,image=new_pic2)</w:t>
      </w:r>
    </w:p>
    <w:p w:rsidR="00000000" w:rsidDel="00000000" w:rsidP="00000000" w:rsidRDefault="00000000" w:rsidRPr="00000000" w14:paraId="0000053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my_label2.place(x=0,y=0)</w:t>
      </w:r>
    </w:p>
    <w:p w:rsidR="00000000" w:rsidDel="00000000" w:rsidP="00000000" w:rsidRDefault="00000000" w:rsidRPr="00000000" w14:paraId="0000053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image1 = Image.open('logo.png')</w:t>
      </w:r>
    </w:p>
    <w:p w:rsidR="00000000" w:rsidDel="00000000" w:rsidP="00000000" w:rsidRDefault="00000000" w:rsidRPr="00000000" w14:paraId="0000054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 = image1.resize((120, 120), Image.ANTIALIAS)</w:t>
      </w:r>
    </w:p>
    <w:p w:rsidR="00000000" w:rsidDel="00000000" w:rsidP="00000000" w:rsidRDefault="00000000" w:rsidRPr="00000000" w14:paraId="0000054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image1 = ImageTk.PhotoImage(resized)</w:t>
      </w:r>
    </w:p>
    <w:p w:rsidR="00000000" w:rsidDel="00000000" w:rsidP="00000000" w:rsidRDefault="00000000" w:rsidRPr="00000000" w14:paraId="0000054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 = tk.Label(top,image=image1,width=115,height=115)</w:t>
      </w:r>
    </w:p>
    <w:p w:rsidR="00000000" w:rsidDel="00000000" w:rsidP="00000000" w:rsidRDefault="00000000" w:rsidRPr="00000000" w14:paraId="0000054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logo.place(x=30, y=10)</w:t>
      </w:r>
    </w:p>
    <w:p w:rsidR="00000000" w:rsidDel="00000000" w:rsidP="00000000" w:rsidRDefault="00000000" w:rsidRPr="00000000" w14:paraId="0000054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Heading=tk.Label(top, text='GVK CHINMAYA VIDYALAYA',</w:t>
      </w:r>
    </w:p>
    <w:p w:rsidR="00000000" w:rsidDel="00000000" w:rsidP="00000000" w:rsidRDefault="00000000" w:rsidRPr="00000000" w14:paraId="0000054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bg='#000000',fg='red',font=("Helvetica", "40", "bold italic")) </w:t>
      </w:r>
    </w:p>
    <w:p w:rsidR="00000000" w:rsidDel="00000000" w:rsidP="00000000" w:rsidRDefault="00000000" w:rsidRPr="00000000" w14:paraId="0000054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Heading.place(x=175, y=25)</w:t>
      </w:r>
    </w:p>
    <w:p w:rsidR="00000000" w:rsidDel="00000000" w:rsidP="00000000" w:rsidRDefault="00000000" w:rsidRPr="00000000" w14:paraId="0000054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4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Username=tk.Label(top,text='Username',font=(''"Helvetica", "25", </w:t>
      </w:r>
    </w:p>
    <w:p w:rsidR="00000000" w:rsidDel="00000000" w:rsidP="00000000" w:rsidRDefault="00000000" w:rsidRPr="00000000" w14:paraId="0000054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"bold"))</w:t>
      </w:r>
    </w:p>
    <w:p w:rsidR="00000000" w:rsidDel="00000000" w:rsidP="00000000" w:rsidRDefault="00000000" w:rsidRPr="00000000" w14:paraId="0000054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Username.place(x=50,y=140)</w:t>
      </w:r>
    </w:p>
    <w:p w:rsidR="00000000" w:rsidDel="00000000" w:rsidP="00000000" w:rsidRDefault="00000000" w:rsidRPr="00000000" w14:paraId="0000054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4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4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Username_entry</w:t>
      </w:r>
    </w:p>
    <w:p w:rsidR="00000000" w:rsidDel="00000000" w:rsidP="00000000" w:rsidRDefault="00000000" w:rsidRPr="00000000" w14:paraId="0000055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Username_entry=tk.Entry(top,width=40,borderwidth=5,</w:t>
      </w:r>
    </w:p>
    <w:p w:rsidR="00000000" w:rsidDel="00000000" w:rsidP="00000000" w:rsidRDefault="00000000" w:rsidRPr="00000000" w14:paraId="0000055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font=("Helvetica", "20", "bold"))</w:t>
      </w:r>
    </w:p>
    <w:p w:rsidR="00000000" w:rsidDel="00000000" w:rsidP="00000000" w:rsidRDefault="00000000" w:rsidRPr="00000000" w14:paraId="0000055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Username_entry.place(x=220,y=140)</w:t>
      </w:r>
    </w:p>
    <w:p w:rsidR="00000000" w:rsidDel="00000000" w:rsidP="00000000" w:rsidRDefault="00000000" w:rsidRPr="00000000" w14:paraId="0000055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5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Password=tk.Label(top,text="Password",font=("Helvetica", "25",   </w:t>
      </w:r>
    </w:p>
    <w:p w:rsidR="00000000" w:rsidDel="00000000" w:rsidP="00000000" w:rsidRDefault="00000000" w:rsidRPr="00000000" w14:paraId="0000055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"bold"))</w:t>
      </w:r>
    </w:p>
    <w:p w:rsidR="00000000" w:rsidDel="00000000" w:rsidP="00000000" w:rsidRDefault="00000000" w:rsidRPr="00000000" w14:paraId="0000055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Password.place(x=50,y=230) </w:t>
      </w:r>
    </w:p>
    <w:p w:rsidR="00000000" w:rsidDel="00000000" w:rsidP="00000000" w:rsidRDefault="00000000" w:rsidRPr="00000000" w14:paraId="0000055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5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Password_entry</w:t>
      </w:r>
    </w:p>
    <w:p w:rsidR="00000000" w:rsidDel="00000000" w:rsidP="00000000" w:rsidRDefault="00000000" w:rsidRPr="00000000" w14:paraId="0000055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Password_entry=tk.Entry(top,show='*',width=40,borderwidth=5,</w:t>
      </w:r>
    </w:p>
    <w:p w:rsidR="00000000" w:rsidDel="00000000" w:rsidP="00000000" w:rsidRDefault="00000000" w:rsidRPr="00000000" w14:paraId="0000055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font=("Helvetica", "20", "bold"))</w:t>
      </w:r>
    </w:p>
    <w:p w:rsidR="00000000" w:rsidDel="00000000" w:rsidP="00000000" w:rsidRDefault="00000000" w:rsidRPr="00000000" w14:paraId="0000055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Password_entry.place(x=240,y=240)</w:t>
      </w:r>
    </w:p>
    <w:p w:rsidR="00000000" w:rsidDel="00000000" w:rsidP="00000000" w:rsidRDefault="00000000" w:rsidRPr="00000000" w14:paraId="0000055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5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5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Confirm_Password=tk.Label(top,text="ConfirmPassword",</w:t>
      </w:r>
    </w:p>
    <w:p w:rsidR="00000000" w:rsidDel="00000000" w:rsidP="00000000" w:rsidRDefault="00000000" w:rsidRPr="00000000" w14:paraId="0000055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font=("Helvetica", "20", "bold"))</w:t>
      </w:r>
    </w:p>
    <w:p w:rsidR="00000000" w:rsidDel="00000000" w:rsidP="00000000" w:rsidRDefault="00000000" w:rsidRPr="00000000" w14:paraId="0000056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Confirm_Password.place(x=20,y=330) </w:t>
      </w:r>
    </w:p>
    <w:p w:rsidR="00000000" w:rsidDel="00000000" w:rsidP="00000000" w:rsidRDefault="00000000" w:rsidRPr="00000000" w14:paraId="0000056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6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Confirm_Password_entry</w:t>
      </w:r>
    </w:p>
    <w:p w:rsidR="00000000" w:rsidDel="00000000" w:rsidP="00000000" w:rsidRDefault="00000000" w:rsidRPr="00000000" w14:paraId="0000056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Confirm_Password_entry=tk.Entry(top,show='*',width=40,</w:t>
      </w:r>
    </w:p>
    <w:p w:rsidR="00000000" w:rsidDel="00000000" w:rsidP="00000000" w:rsidRDefault="00000000" w:rsidRPr="00000000" w14:paraId="0000056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borderwidth=5,font=("Helvetica", "20", "bold"))</w:t>
      </w:r>
    </w:p>
    <w:p w:rsidR="00000000" w:rsidDel="00000000" w:rsidP="00000000" w:rsidRDefault="00000000" w:rsidRPr="00000000" w14:paraId="0000056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Confirm_Password_entry.place(x=280,y=330)</w:t>
      </w:r>
    </w:p>
    <w:p w:rsidR="00000000" w:rsidDel="00000000" w:rsidP="00000000" w:rsidRDefault="00000000" w:rsidRPr="00000000" w14:paraId="0000056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56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56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56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my_pic3=Image.open('Submit.jpg')</w:t>
      </w:r>
    </w:p>
    <w:p w:rsidR="00000000" w:rsidDel="00000000" w:rsidP="00000000" w:rsidRDefault="00000000" w:rsidRPr="00000000" w14:paraId="0000056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resized3=my_pic3.resize((220,75),Image.ANTIALIAS)</w:t>
      </w:r>
    </w:p>
    <w:p w:rsidR="00000000" w:rsidDel="00000000" w:rsidP="00000000" w:rsidRDefault="00000000" w:rsidRPr="00000000" w14:paraId="0000056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new_pic3=ImageTk.PhotoImage(resized3)</w:t>
      </w:r>
    </w:p>
    <w:p w:rsidR="00000000" w:rsidDel="00000000" w:rsidP="00000000" w:rsidRDefault="00000000" w:rsidRPr="00000000" w14:paraId="0000056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Confirm_Button=tk.Button(top,image=new_pic3,borderwidth=0, width=215,height=70,command=lambda:Creating_File(Username_entry.get().strip(),Password_entry.get().strip(),Confirm_Password_entry.get().strip()))</w:t>
      </w:r>
    </w:p>
    <w:p w:rsidR="00000000" w:rsidDel="00000000" w:rsidP="00000000" w:rsidRDefault="00000000" w:rsidRPr="00000000" w14:paraId="0000057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Confirm_Button.place(x=400,y=410)</w:t>
      </w:r>
    </w:p>
    <w:p w:rsidR="00000000" w:rsidDel="00000000" w:rsidP="00000000" w:rsidRDefault="00000000" w:rsidRPr="00000000" w14:paraId="0000057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7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my_pic4=Image.open('Home.jpg')</w:t>
      </w:r>
    </w:p>
    <w:p w:rsidR="00000000" w:rsidDel="00000000" w:rsidP="00000000" w:rsidRDefault="00000000" w:rsidRPr="00000000" w14:paraId="0000057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resized4=my_pic4.resize((220,75),Image.ANTIALIAS)</w:t>
      </w:r>
    </w:p>
    <w:p w:rsidR="00000000" w:rsidDel="00000000" w:rsidP="00000000" w:rsidRDefault="00000000" w:rsidRPr="00000000" w14:paraId="0000057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new_pic4=ImageTk.PhotoImage(resized4)</w:t>
      </w:r>
    </w:p>
    <w:p w:rsidR="00000000" w:rsidDel="00000000" w:rsidP="00000000" w:rsidRDefault="00000000" w:rsidRPr="00000000" w14:paraId="0000057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Home_Button=tk.Button(top,image=new_pic4,borderwidth=0,</w:t>
      </w:r>
    </w:p>
    <w:p w:rsidR="00000000" w:rsidDel="00000000" w:rsidP="00000000" w:rsidRDefault="00000000" w:rsidRPr="00000000" w14:paraId="0000057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width=215,height=70,command=Create_Acc_to_Home)</w:t>
      </w:r>
    </w:p>
    <w:p w:rsidR="00000000" w:rsidDel="00000000" w:rsidP="00000000" w:rsidRDefault="00000000" w:rsidRPr="00000000" w14:paraId="0000057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Home_Button.place(x=400,y=500)</w:t>
      </w:r>
    </w:p>
    <w:p w:rsidR="00000000" w:rsidDel="00000000" w:rsidP="00000000" w:rsidRDefault="00000000" w:rsidRPr="00000000" w14:paraId="0000057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7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var=tk.IntVar()</w:t>
      </w:r>
    </w:p>
    <w:p w:rsidR="00000000" w:rsidDel="00000000" w:rsidP="00000000" w:rsidRDefault="00000000" w:rsidRPr="00000000" w14:paraId="0000057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var.set(0)</w:t>
      </w:r>
    </w:p>
    <w:p w:rsidR="00000000" w:rsidDel="00000000" w:rsidP="00000000" w:rsidRDefault="00000000" w:rsidRPr="00000000" w14:paraId="0000058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8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CheckBox=tk.Checkbutton(top,text='Show Password',variable=var,command=lambda:Password_Show(var.get()))</w:t>
      </w:r>
    </w:p>
    <w:p w:rsidR="00000000" w:rsidDel="00000000" w:rsidP="00000000" w:rsidRDefault="00000000" w:rsidRPr="00000000" w14:paraId="0000058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CheckBox.place(x=750,y=380) </w:t>
      </w:r>
    </w:p>
    <w:p w:rsidR="00000000" w:rsidDel="00000000" w:rsidP="00000000" w:rsidRDefault="00000000" w:rsidRPr="00000000" w14:paraId="0000058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8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Status_Bar1</w:t>
      </w:r>
    </w:p>
    <w:p w:rsidR="00000000" w:rsidDel="00000000" w:rsidP="00000000" w:rsidRDefault="00000000" w:rsidRPr="00000000" w14:paraId="0000058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Status_Bar1=tk.Label(top,text='CodedBy:Ikram,Meera,Jayanth’,</w:t>
      </w:r>
    </w:p>
    <w:p w:rsidR="00000000" w:rsidDel="00000000" w:rsidP="00000000" w:rsidRDefault="00000000" w:rsidRPr="00000000" w14:paraId="0000058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font=('bold'),bd=1,relief='sunken',anchor='e')                                   </w:t>
      </w:r>
    </w:p>
    <w:p w:rsidR="00000000" w:rsidDel="00000000" w:rsidP="00000000" w:rsidRDefault="00000000" w:rsidRPr="00000000" w14:paraId="0000058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Status_Bar1.pack(fill='x',side='bottom')</w:t>
      </w:r>
    </w:p>
    <w:p w:rsidR="00000000" w:rsidDel="00000000" w:rsidP="00000000" w:rsidRDefault="00000000" w:rsidRPr="00000000" w14:paraId="0000058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8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Status_Bar1.bind('&lt;Enter&gt;',Status_Hover1)</w:t>
      </w:r>
    </w:p>
    <w:p w:rsidR="00000000" w:rsidDel="00000000" w:rsidP="00000000" w:rsidRDefault="00000000" w:rsidRPr="00000000" w14:paraId="0000058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Status_Bar1.bind('&lt;Leave&gt;',Status_Hover_Leave1)</w:t>
      </w:r>
    </w:p>
    <w:p w:rsidR="00000000" w:rsidDel="00000000" w:rsidP="00000000" w:rsidRDefault="00000000" w:rsidRPr="00000000" w14:paraId="0000058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8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top.bind('&lt;Return&gt;',clicker1)</w:t>
      </w:r>
    </w:p>
    <w:p w:rsidR="00000000" w:rsidDel="00000000" w:rsidP="00000000" w:rsidRDefault="00000000" w:rsidRPr="00000000" w14:paraId="0000058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8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top.mainloop()</w:t>
      </w:r>
    </w:p>
    <w:p w:rsidR="00000000" w:rsidDel="00000000" w:rsidP="00000000" w:rsidRDefault="00000000" w:rsidRPr="00000000" w14:paraId="0000058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Developers_Screen():</w:t>
      </w:r>
    </w:p>
    <w:p w:rsidR="00000000" w:rsidDel="00000000" w:rsidP="00000000" w:rsidRDefault="00000000" w:rsidRPr="00000000" w14:paraId="0000059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dev</w:t>
      </w:r>
    </w:p>
    <w:p w:rsidR="00000000" w:rsidDel="00000000" w:rsidP="00000000" w:rsidRDefault="00000000" w:rsidRPr="00000000" w14:paraId="0000059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dev=tk.Tk()</w:t>
      </w:r>
    </w:p>
    <w:p w:rsidR="00000000" w:rsidDel="00000000" w:rsidP="00000000" w:rsidRDefault="00000000" w:rsidRPr="00000000" w14:paraId="0000059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dev.title('Developers')</w:t>
      </w:r>
    </w:p>
    <w:p w:rsidR="00000000" w:rsidDel="00000000" w:rsidP="00000000" w:rsidRDefault="00000000" w:rsidRPr="00000000" w14:paraId="0000059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dev.geometry('1000x600')</w:t>
      </w:r>
    </w:p>
    <w:p w:rsidR="00000000" w:rsidDel="00000000" w:rsidP="00000000" w:rsidRDefault="00000000" w:rsidRPr="00000000" w14:paraId="0000059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dev.iconbitmap('Icon.ico')</w:t>
      </w:r>
    </w:p>
    <w:p w:rsidR="00000000" w:rsidDel="00000000" w:rsidP="00000000" w:rsidRDefault="00000000" w:rsidRPr="00000000" w14:paraId="0000059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9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dev.config(bg='yellow')</w:t>
      </w:r>
    </w:p>
    <w:p w:rsidR="00000000" w:rsidDel="00000000" w:rsidP="00000000" w:rsidRDefault="00000000" w:rsidRPr="00000000" w14:paraId="0000059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9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image = Image.open('logo1.png')</w:t>
      </w:r>
    </w:p>
    <w:p w:rsidR="00000000" w:rsidDel="00000000" w:rsidP="00000000" w:rsidRDefault="00000000" w:rsidRPr="00000000" w14:paraId="0000059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 = image.resize((120, 120), Image.ANTIALIAS)</w:t>
      </w:r>
    </w:p>
    <w:p w:rsidR="00000000" w:rsidDel="00000000" w:rsidP="00000000" w:rsidRDefault="00000000" w:rsidRPr="00000000" w14:paraId="0000059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image = ImageTk.PhotoImage(resized)</w:t>
      </w:r>
    </w:p>
    <w:p w:rsidR="00000000" w:rsidDel="00000000" w:rsidP="00000000" w:rsidRDefault="00000000" w:rsidRPr="00000000" w14:paraId="0000059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 = tk.Label(dev, image=image,width=115,height=115)</w:t>
      </w:r>
    </w:p>
    <w:p w:rsidR="00000000" w:rsidDel="00000000" w:rsidP="00000000" w:rsidRDefault="00000000" w:rsidRPr="00000000" w14:paraId="0000059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logo.place(x=100, y=0)</w:t>
      </w:r>
    </w:p>
    <w:p w:rsidR="00000000" w:rsidDel="00000000" w:rsidP="00000000" w:rsidRDefault="00000000" w:rsidRPr="00000000" w14:paraId="000005A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</w:t>
      </w:r>
    </w:p>
    <w:p w:rsidR="00000000" w:rsidDel="00000000" w:rsidP="00000000" w:rsidRDefault="00000000" w:rsidRPr="00000000" w14:paraId="000005A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Heading=tk.Label(dev,text='GVK CHINMAYA VIDYALAYA',   </w:t>
      </w:r>
    </w:p>
    <w:p w:rsidR="00000000" w:rsidDel="00000000" w:rsidP="00000000" w:rsidRDefault="00000000" w:rsidRPr="00000000" w14:paraId="000005A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bg='yellow', fg='red',font=("Helvetica", "35", "bold italic"))</w:t>
      </w:r>
    </w:p>
    <w:p w:rsidR="00000000" w:rsidDel="00000000" w:rsidP="00000000" w:rsidRDefault="00000000" w:rsidRPr="00000000" w14:paraId="000005A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Heading.place(x=250, y=15)</w:t>
      </w:r>
    </w:p>
    <w:p w:rsidR="00000000" w:rsidDel="00000000" w:rsidP="00000000" w:rsidRDefault="00000000" w:rsidRPr="00000000" w14:paraId="000005A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A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Heading=tk.Label(dev,text='Developers',bg='yellow',</w:t>
      </w:r>
    </w:p>
    <w:p w:rsidR="00000000" w:rsidDel="00000000" w:rsidP="00000000" w:rsidRDefault="00000000" w:rsidRPr="00000000" w14:paraId="000005A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font=("Helvetica","30","bold italic"))</w:t>
      </w:r>
    </w:p>
    <w:p w:rsidR="00000000" w:rsidDel="00000000" w:rsidP="00000000" w:rsidRDefault="00000000" w:rsidRPr="00000000" w14:paraId="000005A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Heading.place(x=425,y=90)</w:t>
      </w:r>
    </w:p>
    <w:p w:rsidR="00000000" w:rsidDel="00000000" w:rsidP="00000000" w:rsidRDefault="00000000" w:rsidRPr="00000000" w14:paraId="000005A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A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my_pic=Image.open('Sample.jpg')</w:t>
      </w:r>
    </w:p>
    <w:p w:rsidR="00000000" w:rsidDel="00000000" w:rsidP="00000000" w:rsidRDefault="00000000" w:rsidRPr="00000000" w14:paraId="000005A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resized=my_pic.resize((200 ,150),Image.ANTIALIAS)</w:t>
      </w:r>
    </w:p>
    <w:p w:rsidR="00000000" w:rsidDel="00000000" w:rsidP="00000000" w:rsidRDefault="00000000" w:rsidRPr="00000000" w14:paraId="000005A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new_pic=ImageTk.PhotoImage(resized)</w:t>
      </w:r>
    </w:p>
    <w:p w:rsidR="00000000" w:rsidDel="00000000" w:rsidP="00000000" w:rsidRDefault="00000000" w:rsidRPr="00000000" w14:paraId="000005A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A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my_pic1=Image.open('Sample.jpg')</w:t>
      </w:r>
    </w:p>
    <w:p w:rsidR="00000000" w:rsidDel="00000000" w:rsidP="00000000" w:rsidRDefault="00000000" w:rsidRPr="00000000" w14:paraId="000005B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resized1=my_pic1.resize((200 ,150),Image.ANTIALIAS)</w:t>
      </w:r>
    </w:p>
    <w:p w:rsidR="00000000" w:rsidDel="00000000" w:rsidP="00000000" w:rsidRDefault="00000000" w:rsidRPr="00000000" w14:paraId="000005B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new_pic1=ImageTk.PhotoImage(resized1)</w:t>
      </w:r>
    </w:p>
    <w:p w:rsidR="00000000" w:rsidDel="00000000" w:rsidP="00000000" w:rsidRDefault="00000000" w:rsidRPr="00000000" w14:paraId="000005B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B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my_pic2=Image.open('Sample.jpg')</w:t>
      </w:r>
    </w:p>
    <w:p w:rsidR="00000000" w:rsidDel="00000000" w:rsidP="00000000" w:rsidRDefault="00000000" w:rsidRPr="00000000" w14:paraId="000005B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resized2=my_pic2.resize((200 ,150),Image.ANTIALIAS)</w:t>
      </w:r>
    </w:p>
    <w:p w:rsidR="00000000" w:rsidDel="00000000" w:rsidP="00000000" w:rsidRDefault="00000000" w:rsidRPr="00000000" w14:paraId="000005B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new_pic2=ImageTk.PhotoImage(resized2)</w:t>
      </w:r>
    </w:p>
    <w:p w:rsidR="00000000" w:rsidDel="00000000" w:rsidP="00000000" w:rsidRDefault="00000000" w:rsidRPr="00000000" w14:paraId="000005B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B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Ikram_pic=tk.Label(dev,image=new_pic,bd=4)</w:t>
      </w:r>
    </w:p>
    <w:p w:rsidR="00000000" w:rsidDel="00000000" w:rsidP="00000000" w:rsidRDefault="00000000" w:rsidRPr="00000000" w14:paraId="000005B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Ikram_pic.place(x=50,y=115)</w:t>
      </w:r>
    </w:p>
    <w:p w:rsidR="00000000" w:rsidDel="00000000" w:rsidP="00000000" w:rsidRDefault="00000000" w:rsidRPr="00000000" w14:paraId="000005B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B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Meera_pic=tk.Label(dev,image=new_pic1,bd=4)</w:t>
      </w:r>
    </w:p>
    <w:p w:rsidR="00000000" w:rsidDel="00000000" w:rsidP="00000000" w:rsidRDefault="00000000" w:rsidRPr="00000000" w14:paraId="000005B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Meera_pic.place(x=50,y=275)</w:t>
      </w:r>
    </w:p>
    <w:p w:rsidR="00000000" w:rsidDel="00000000" w:rsidP="00000000" w:rsidRDefault="00000000" w:rsidRPr="00000000" w14:paraId="000005B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B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Jayanth_pic=tk.Label(dev,image=new_pic2,bd=4)</w:t>
      </w:r>
    </w:p>
    <w:p w:rsidR="00000000" w:rsidDel="00000000" w:rsidP="00000000" w:rsidRDefault="00000000" w:rsidRPr="00000000" w14:paraId="000005B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Jayanth_pic.place(x=50,y=435)</w:t>
      </w:r>
    </w:p>
    <w:p w:rsidR="00000000" w:rsidDel="00000000" w:rsidP="00000000" w:rsidRDefault="00000000" w:rsidRPr="00000000" w14:paraId="000005B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C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Name=tk.Label(dev,text='Name:',bg='yellow', </w:t>
      </w:r>
    </w:p>
    <w:p w:rsidR="00000000" w:rsidDel="00000000" w:rsidP="00000000" w:rsidRDefault="00000000" w:rsidRPr="00000000" w14:paraId="000005C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font=("Helvetica","25","bold"))</w:t>
      </w:r>
    </w:p>
    <w:p w:rsidR="00000000" w:rsidDel="00000000" w:rsidP="00000000" w:rsidRDefault="00000000" w:rsidRPr="00000000" w14:paraId="000005C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Name1=tk.Label(dev,text='Name:',bg='yellow',    </w:t>
      </w:r>
    </w:p>
    <w:p w:rsidR="00000000" w:rsidDel="00000000" w:rsidP="00000000" w:rsidRDefault="00000000" w:rsidRPr="00000000" w14:paraId="000005C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font=("Helvetica","25","bold"))</w:t>
      </w:r>
    </w:p>
    <w:p w:rsidR="00000000" w:rsidDel="00000000" w:rsidP="00000000" w:rsidRDefault="00000000" w:rsidRPr="00000000" w14:paraId="000005C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Name2=tk.Label(dev,text='Name:',bg='yellow',     </w:t>
      </w:r>
    </w:p>
    <w:p w:rsidR="00000000" w:rsidDel="00000000" w:rsidP="00000000" w:rsidRDefault="00000000" w:rsidRPr="00000000" w14:paraId="000005C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font=("Helvetica","25","bold"))</w:t>
      </w:r>
    </w:p>
    <w:p w:rsidR="00000000" w:rsidDel="00000000" w:rsidP="00000000" w:rsidRDefault="00000000" w:rsidRPr="00000000" w14:paraId="000005C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C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C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Class=tk.Label(dev,text='Class:',bg='yellow',</w:t>
      </w:r>
    </w:p>
    <w:p w:rsidR="00000000" w:rsidDel="00000000" w:rsidP="00000000" w:rsidRDefault="00000000" w:rsidRPr="00000000" w14:paraId="000005C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font=("Helvetica","25","bold"))</w:t>
      </w:r>
    </w:p>
    <w:p w:rsidR="00000000" w:rsidDel="00000000" w:rsidP="00000000" w:rsidRDefault="00000000" w:rsidRPr="00000000" w14:paraId="000005C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Class1=tk.Label(dev,text='Class:',bg='yellow',   </w:t>
      </w:r>
    </w:p>
    <w:p w:rsidR="00000000" w:rsidDel="00000000" w:rsidP="00000000" w:rsidRDefault="00000000" w:rsidRPr="00000000" w14:paraId="000005C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font=("Helvetica","25","bold"))</w:t>
      </w:r>
    </w:p>
    <w:p w:rsidR="00000000" w:rsidDel="00000000" w:rsidP="00000000" w:rsidRDefault="00000000" w:rsidRPr="00000000" w14:paraId="000005C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Class2=tk.Label(dev,text='Class:',bg='yellow',    </w:t>
      </w:r>
    </w:p>
    <w:p w:rsidR="00000000" w:rsidDel="00000000" w:rsidP="00000000" w:rsidRDefault="00000000" w:rsidRPr="00000000" w14:paraId="000005C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font=("Helvetica","25","bold"))</w:t>
      </w:r>
    </w:p>
    <w:p w:rsidR="00000000" w:rsidDel="00000000" w:rsidP="00000000" w:rsidRDefault="00000000" w:rsidRPr="00000000" w14:paraId="000005C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D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Ikram_Label=tk.Label(dev,text='Mohammed Ikram',bg='yellow',   </w:t>
      </w:r>
    </w:p>
    <w:p w:rsidR="00000000" w:rsidDel="00000000" w:rsidP="00000000" w:rsidRDefault="00000000" w:rsidRPr="00000000" w14:paraId="000005D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font=("Albertus Extra Bold","28","bold"))</w:t>
      </w:r>
    </w:p>
    <w:p w:rsidR="00000000" w:rsidDel="00000000" w:rsidP="00000000" w:rsidRDefault="00000000" w:rsidRPr="00000000" w14:paraId="000005D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Meera_Label=tk.Label(dev,text='Meera Mohiddin',bg='yellow',    </w:t>
      </w:r>
    </w:p>
    <w:p w:rsidR="00000000" w:rsidDel="00000000" w:rsidP="00000000" w:rsidRDefault="00000000" w:rsidRPr="00000000" w14:paraId="000005D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font=("Albertus Extra Bold","28","bold"))</w:t>
      </w:r>
    </w:p>
    <w:p w:rsidR="00000000" w:rsidDel="00000000" w:rsidP="00000000" w:rsidRDefault="00000000" w:rsidRPr="00000000" w14:paraId="000005D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Jayanth_Label=tk.Label(dev,text='Jayanth Kumar',bg='yellow', </w:t>
      </w:r>
    </w:p>
    <w:p w:rsidR="00000000" w:rsidDel="00000000" w:rsidP="00000000" w:rsidRDefault="00000000" w:rsidRPr="00000000" w14:paraId="000005D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font=("Albertus Extra Bold","28","bold"))</w:t>
      </w:r>
    </w:p>
    <w:p w:rsidR="00000000" w:rsidDel="00000000" w:rsidP="00000000" w:rsidRDefault="00000000" w:rsidRPr="00000000" w14:paraId="000005D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5D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Class_Label=tk.Label(dev,text='12',bg='yellow',font=("Albertus Extra             </w:t>
      </w:r>
    </w:p>
    <w:p w:rsidR="00000000" w:rsidDel="00000000" w:rsidP="00000000" w:rsidRDefault="00000000" w:rsidRPr="00000000" w14:paraId="000005D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Bold","28","bold"))</w:t>
      </w:r>
    </w:p>
    <w:p w:rsidR="00000000" w:rsidDel="00000000" w:rsidP="00000000" w:rsidRDefault="00000000" w:rsidRPr="00000000" w14:paraId="000005D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Class_Label1=tk.Label(dev,text='12',bg='yellow',font=("Albertus Extra  </w:t>
      </w:r>
    </w:p>
    <w:p w:rsidR="00000000" w:rsidDel="00000000" w:rsidP="00000000" w:rsidRDefault="00000000" w:rsidRPr="00000000" w14:paraId="000005D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Bold","28","bold"))</w:t>
      </w:r>
    </w:p>
    <w:p w:rsidR="00000000" w:rsidDel="00000000" w:rsidP="00000000" w:rsidRDefault="00000000" w:rsidRPr="00000000" w14:paraId="000005D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Class_Label2=tk.Label(dev,text='12',bg='yellow',font=("Albertus Extra    </w:t>
      </w:r>
    </w:p>
    <w:p w:rsidR="00000000" w:rsidDel="00000000" w:rsidP="00000000" w:rsidRDefault="00000000" w:rsidRPr="00000000" w14:paraId="000005D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Bold","28","bold"))</w:t>
      </w:r>
    </w:p>
    <w:p w:rsidR="00000000" w:rsidDel="00000000" w:rsidP="00000000" w:rsidRDefault="00000000" w:rsidRPr="00000000" w14:paraId="000005D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D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Name.place(x=300,y=160)</w:t>
      </w:r>
    </w:p>
    <w:p w:rsidR="00000000" w:rsidDel="00000000" w:rsidP="00000000" w:rsidRDefault="00000000" w:rsidRPr="00000000" w14:paraId="000005D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Ikram_Label.place(x=420,y=160)</w:t>
      </w:r>
    </w:p>
    <w:p w:rsidR="00000000" w:rsidDel="00000000" w:rsidP="00000000" w:rsidRDefault="00000000" w:rsidRPr="00000000" w14:paraId="000005E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Class.place(x=300,y=220)</w:t>
      </w:r>
    </w:p>
    <w:p w:rsidR="00000000" w:rsidDel="00000000" w:rsidP="00000000" w:rsidRDefault="00000000" w:rsidRPr="00000000" w14:paraId="000005E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Class_Label.place(x=420,y=220)</w:t>
      </w:r>
    </w:p>
    <w:p w:rsidR="00000000" w:rsidDel="00000000" w:rsidP="00000000" w:rsidRDefault="00000000" w:rsidRPr="00000000" w14:paraId="000005E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E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Name1.place(x=300,y=295)</w:t>
      </w:r>
    </w:p>
    <w:p w:rsidR="00000000" w:rsidDel="00000000" w:rsidP="00000000" w:rsidRDefault="00000000" w:rsidRPr="00000000" w14:paraId="000005E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Meera_Label.place(x=420,y=295)</w:t>
      </w:r>
    </w:p>
    <w:p w:rsidR="00000000" w:rsidDel="00000000" w:rsidP="00000000" w:rsidRDefault="00000000" w:rsidRPr="00000000" w14:paraId="000005E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Class1.place(x=300,y=355)</w:t>
      </w:r>
    </w:p>
    <w:p w:rsidR="00000000" w:rsidDel="00000000" w:rsidP="00000000" w:rsidRDefault="00000000" w:rsidRPr="00000000" w14:paraId="000005E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Class_Label1.place(x=420,y=355)</w:t>
      </w:r>
    </w:p>
    <w:p w:rsidR="00000000" w:rsidDel="00000000" w:rsidP="00000000" w:rsidRDefault="00000000" w:rsidRPr="00000000" w14:paraId="000005E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E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Name2.place(x=300,y=455)</w:t>
      </w:r>
    </w:p>
    <w:p w:rsidR="00000000" w:rsidDel="00000000" w:rsidP="00000000" w:rsidRDefault="00000000" w:rsidRPr="00000000" w14:paraId="000005E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Jayanth_Label.place(x=420,y=455)</w:t>
      </w:r>
    </w:p>
    <w:p w:rsidR="00000000" w:rsidDel="00000000" w:rsidP="00000000" w:rsidRDefault="00000000" w:rsidRPr="00000000" w14:paraId="000005E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Class2.place(x=300,y=520)</w:t>
      </w:r>
    </w:p>
    <w:p w:rsidR="00000000" w:rsidDel="00000000" w:rsidP="00000000" w:rsidRDefault="00000000" w:rsidRPr="00000000" w14:paraId="000005E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Class_Label2.place(x=420,y=520)</w:t>
      </w:r>
    </w:p>
    <w:p w:rsidR="00000000" w:rsidDel="00000000" w:rsidP="00000000" w:rsidRDefault="00000000" w:rsidRPr="00000000" w14:paraId="000005E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E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my_pic3=Image.open('Home1.jpg')</w:t>
      </w:r>
    </w:p>
    <w:p w:rsidR="00000000" w:rsidDel="00000000" w:rsidP="00000000" w:rsidRDefault="00000000" w:rsidRPr="00000000" w14:paraId="000005E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5E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resized3=my_pic3.resize((200,90),Image.ANTIALIAS)</w:t>
      </w:r>
    </w:p>
    <w:p w:rsidR="00000000" w:rsidDel="00000000" w:rsidP="00000000" w:rsidRDefault="00000000" w:rsidRPr="00000000" w14:paraId="000005F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new_pic3=ImageTk.PhotoImage(resized3)</w:t>
      </w:r>
    </w:p>
    <w:p w:rsidR="00000000" w:rsidDel="00000000" w:rsidP="00000000" w:rsidRDefault="00000000" w:rsidRPr="00000000" w14:paraId="000005F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F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Home_btn=tk.Button(dev,image=new_pic3,borderwidth=0,width=195,height=85 ,command=Devel_to_Home)</w:t>
      </w:r>
    </w:p>
    <w:p w:rsidR="00000000" w:rsidDel="00000000" w:rsidP="00000000" w:rsidRDefault="00000000" w:rsidRPr="00000000" w14:paraId="000005F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Home_btn.place(x=780,y=500)</w:t>
      </w:r>
    </w:p>
    <w:p w:rsidR="00000000" w:rsidDel="00000000" w:rsidP="00000000" w:rsidRDefault="00000000" w:rsidRPr="00000000" w14:paraId="000005F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F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F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dev.mainloop()</w:t>
      </w:r>
    </w:p>
    <w:p w:rsidR="00000000" w:rsidDel="00000000" w:rsidP="00000000" w:rsidRDefault="00000000" w:rsidRPr="00000000" w14:paraId="000005F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5F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animation(count):</w:t>
      </w:r>
    </w:p>
    <w:p w:rsidR="00000000" w:rsidDel="00000000" w:rsidP="00000000" w:rsidRDefault="00000000" w:rsidRPr="00000000" w14:paraId="000005F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im2 = im[count]</w:t>
      </w:r>
    </w:p>
    <w:p w:rsidR="00000000" w:rsidDel="00000000" w:rsidP="00000000" w:rsidRDefault="00000000" w:rsidRPr="00000000" w14:paraId="000005F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gif_label.configure(image=im2)</w:t>
      </w:r>
    </w:p>
    <w:p w:rsidR="00000000" w:rsidDel="00000000" w:rsidP="00000000" w:rsidRDefault="00000000" w:rsidRPr="00000000" w14:paraId="000005F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count += 1</w:t>
      </w:r>
    </w:p>
    <w:p w:rsidR="00000000" w:rsidDel="00000000" w:rsidP="00000000" w:rsidRDefault="00000000" w:rsidRPr="00000000" w14:paraId="000005F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if count == Frames:</w:t>
      </w:r>
    </w:p>
    <w:p w:rsidR="00000000" w:rsidDel="00000000" w:rsidP="00000000" w:rsidRDefault="00000000" w:rsidRPr="00000000" w14:paraId="0000060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count = 0</w:t>
      </w:r>
    </w:p>
    <w:p w:rsidR="00000000" w:rsidDel="00000000" w:rsidP="00000000" w:rsidRDefault="00000000" w:rsidRPr="00000000" w14:paraId="0000060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root.after(50,lambda: animation(count))</w:t>
      </w:r>
    </w:p>
    <w:p w:rsidR="00000000" w:rsidDel="00000000" w:rsidP="00000000" w:rsidRDefault="00000000" w:rsidRPr="00000000" w14:paraId="0000060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def Home_Screen():</w:t>
      </w:r>
    </w:p>
    <w:p w:rsidR="00000000" w:rsidDel="00000000" w:rsidP="00000000" w:rsidRDefault="00000000" w:rsidRPr="00000000" w14:paraId="0000060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root</w:t>
      </w:r>
    </w:p>
    <w:p w:rsidR="00000000" w:rsidDel="00000000" w:rsidP="00000000" w:rsidRDefault="00000000" w:rsidRPr="00000000" w14:paraId="0000060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root=tk.Tk()</w:t>
      </w:r>
    </w:p>
    <w:p w:rsidR="00000000" w:rsidDel="00000000" w:rsidP="00000000" w:rsidRDefault="00000000" w:rsidRPr="00000000" w14:paraId="0000060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root.title('Enterprice Resource Planning')</w:t>
      </w:r>
    </w:p>
    <w:p w:rsidR="00000000" w:rsidDel="00000000" w:rsidP="00000000" w:rsidRDefault="00000000" w:rsidRPr="00000000" w14:paraId="0000060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root.geometry('1000x600')</w:t>
      </w:r>
    </w:p>
    <w:p w:rsidR="00000000" w:rsidDel="00000000" w:rsidP="00000000" w:rsidRDefault="00000000" w:rsidRPr="00000000" w14:paraId="0000060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60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60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file="a10.gif"  </w:t>
      </w:r>
    </w:p>
    <w:p w:rsidR="00000000" w:rsidDel="00000000" w:rsidP="00000000" w:rsidRDefault="00000000" w:rsidRPr="00000000" w14:paraId="0000060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60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info = Image.open(file)</w:t>
      </w:r>
    </w:p>
    <w:p w:rsidR="00000000" w:rsidDel="00000000" w:rsidP="00000000" w:rsidRDefault="00000000" w:rsidRPr="00000000" w14:paraId="0000060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Frames</w:t>
      </w:r>
    </w:p>
    <w:p w:rsidR="00000000" w:rsidDel="00000000" w:rsidP="00000000" w:rsidRDefault="00000000" w:rsidRPr="00000000" w14:paraId="0000060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Frames = info.n_frames</w:t>
      </w:r>
    </w:p>
    <w:p w:rsidR="00000000" w:rsidDel="00000000" w:rsidP="00000000" w:rsidRDefault="00000000" w:rsidRPr="00000000" w14:paraId="0000060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1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im</w:t>
      </w:r>
    </w:p>
    <w:p w:rsidR="00000000" w:rsidDel="00000000" w:rsidP="00000000" w:rsidRDefault="00000000" w:rsidRPr="00000000" w14:paraId="0000061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im=[tk.PhotoImage(file=file,format=f"gif -index {i}") for i in range                     </w:t>
      </w:r>
    </w:p>
    <w:p w:rsidR="00000000" w:rsidDel="00000000" w:rsidP="00000000" w:rsidRDefault="00000000" w:rsidRPr="00000000" w14:paraId="0000061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(Frames)]</w:t>
      </w:r>
    </w:p>
    <w:p w:rsidR="00000000" w:rsidDel="00000000" w:rsidP="00000000" w:rsidRDefault="00000000" w:rsidRPr="00000000" w14:paraId="0000061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count=0</w:t>
      </w:r>
    </w:p>
    <w:p w:rsidR="00000000" w:rsidDel="00000000" w:rsidP="00000000" w:rsidRDefault="00000000" w:rsidRPr="00000000" w14:paraId="0000061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1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global gif_label</w:t>
      </w:r>
    </w:p>
    <w:p w:rsidR="00000000" w:rsidDel="00000000" w:rsidP="00000000" w:rsidRDefault="00000000" w:rsidRPr="00000000" w14:paraId="0000061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gif_label = tk.Label(root,image="")</w:t>
      </w:r>
    </w:p>
    <w:p w:rsidR="00000000" w:rsidDel="00000000" w:rsidP="00000000" w:rsidRDefault="00000000" w:rsidRPr="00000000" w14:paraId="0000061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gif_label.pack()</w:t>
      </w:r>
    </w:p>
    <w:p w:rsidR="00000000" w:rsidDel="00000000" w:rsidP="00000000" w:rsidRDefault="00000000" w:rsidRPr="00000000" w14:paraId="0000061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image = Image.open('logo.png')</w:t>
      </w:r>
    </w:p>
    <w:p w:rsidR="00000000" w:rsidDel="00000000" w:rsidP="00000000" w:rsidRDefault="00000000" w:rsidRPr="00000000" w14:paraId="0000061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 = image.resize((120, 150), Image.ANTIALIAS)</w:t>
      </w:r>
    </w:p>
    <w:p w:rsidR="00000000" w:rsidDel="00000000" w:rsidP="00000000" w:rsidRDefault="00000000" w:rsidRPr="00000000" w14:paraId="0000061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image = ImageTk.PhotoImage(resized)</w:t>
      </w:r>
    </w:p>
    <w:p w:rsidR="00000000" w:rsidDel="00000000" w:rsidP="00000000" w:rsidRDefault="00000000" w:rsidRPr="00000000" w14:paraId="0000061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 = tk.Label(root, image=image,width=115,height=145)</w:t>
      </w:r>
    </w:p>
    <w:p w:rsidR="00000000" w:rsidDel="00000000" w:rsidP="00000000" w:rsidRDefault="00000000" w:rsidRPr="00000000" w14:paraId="0000061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logo.place(x=0, y=0)</w:t>
      </w:r>
    </w:p>
    <w:p w:rsidR="00000000" w:rsidDel="00000000" w:rsidP="00000000" w:rsidRDefault="00000000" w:rsidRPr="00000000" w14:paraId="0000061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Heading=tk.Label(root, text='GVK CHINMAYA VIDYALAYA',               </w:t>
      </w:r>
    </w:p>
    <w:p w:rsidR="00000000" w:rsidDel="00000000" w:rsidP="00000000" w:rsidRDefault="00000000" w:rsidRPr="00000000" w14:paraId="0000062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bg='#050505', fg='red',font=("Helvetica", "45", "bold italic"))</w:t>
      </w:r>
    </w:p>
    <w:p w:rsidR="00000000" w:rsidDel="00000000" w:rsidP="00000000" w:rsidRDefault="00000000" w:rsidRPr="00000000" w14:paraId="0000062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Heading.place(x=130, y=30)</w:t>
      </w:r>
    </w:p>
    <w:p w:rsidR="00000000" w:rsidDel="00000000" w:rsidP="00000000" w:rsidRDefault="00000000" w:rsidRPr="00000000" w14:paraId="0000062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Heading=tk.Label(root,text='Enterprise Resource Planning',    </w:t>
      </w:r>
    </w:p>
    <w:p w:rsidR="00000000" w:rsidDel="00000000" w:rsidP="00000000" w:rsidRDefault="00000000" w:rsidRPr="00000000" w14:paraId="0000062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bg='#050505', fg='yellow',font=("Helvetica", "45", "bold italic"))</w:t>
      </w:r>
    </w:p>
    <w:p w:rsidR="00000000" w:rsidDel="00000000" w:rsidP="00000000" w:rsidRDefault="00000000" w:rsidRPr="00000000" w14:paraId="0000062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Heading.place(x=80, y=150)</w:t>
      </w:r>
    </w:p>
    <w:p w:rsidR="00000000" w:rsidDel="00000000" w:rsidP="00000000" w:rsidRDefault="00000000" w:rsidRPr="00000000" w14:paraId="0000062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2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my_pic1=Image.open('Create Account.JPG')</w:t>
      </w:r>
    </w:p>
    <w:p w:rsidR="00000000" w:rsidDel="00000000" w:rsidP="00000000" w:rsidRDefault="00000000" w:rsidRPr="00000000" w14:paraId="0000062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2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resized1=my_pic1.resize((400 ,75),Image.ANTIALIAS)</w:t>
      </w:r>
    </w:p>
    <w:p w:rsidR="00000000" w:rsidDel="00000000" w:rsidP="00000000" w:rsidRDefault="00000000" w:rsidRPr="00000000" w14:paraId="0000062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new_pic1=ImageTk.PhotoImage(resized1)</w:t>
      </w:r>
    </w:p>
    <w:p w:rsidR="00000000" w:rsidDel="00000000" w:rsidP="00000000" w:rsidRDefault="00000000" w:rsidRPr="00000000" w14:paraId="0000062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Create_Acc_btn=tk.Button(root,image=new_pic1,borderwidth=0,width=395,height=70,command=Home_to_Create_Account)</w:t>
      </w:r>
    </w:p>
    <w:p w:rsidR="00000000" w:rsidDel="00000000" w:rsidP="00000000" w:rsidRDefault="00000000" w:rsidRPr="00000000" w14:paraId="0000062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Create_Acc_btn.place(x=530,y=300)</w:t>
      </w:r>
    </w:p>
    <w:p w:rsidR="00000000" w:rsidDel="00000000" w:rsidP="00000000" w:rsidRDefault="00000000" w:rsidRPr="00000000" w14:paraId="0000062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2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my_pic5=Image.open('Login.jpg')</w:t>
      </w:r>
    </w:p>
    <w:p w:rsidR="00000000" w:rsidDel="00000000" w:rsidP="00000000" w:rsidRDefault="00000000" w:rsidRPr="00000000" w14:paraId="0000063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3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resized5=my_pic5.resize((400,75),Image.ANTIALIAS)</w:t>
      </w:r>
    </w:p>
    <w:p w:rsidR="00000000" w:rsidDel="00000000" w:rsidP="00000000" w:rsidRDefault="00000000" w:rsidRPr="00000000" w14:paraId="0000063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new_pic5=ImageTk.PhotoImage(resized5)</w:t>
      </w:r>
    </w:p>
    <w:p w:rsidR="00000000" w:rsidDel="00000000" w:rsidP="00000000" w:rsidRDefault="00000000" w:rsidRPr="00000000" w14:paraId="0000063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Login_btn=tk.Button(root,image=new_pic5,borderwidth=0,width=395,height=70,command=Home_to_Login)</w:t>
      </w:r>
    </w:p>
    <w:p w:rsidR="00000000" w:rsidDel="00000000" w:rsidP="00000000" w:rsidRDefault="00000000" w:rsidRPr="00000000" w14:paraId="0000063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Login_btn.place(x=530,y=455)</w:t>
      </w:r>
    </w:p>
    <w:p w:rsidR="00000000" w:rsidDel="00000000" w:rsidP="00000000" w:rsidRDefault="00000000" w:rsidRPr="00000000" w14:paraId="0000063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63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my_pic6=Image.open('exit.png')</w:t>
      </w:r>
    </w:p>
    <w:p w:rsidR="00000000" w:rsidDel="00000000" w:rsidP="00000000" w:rsidRDefault="00000000" w:rsidRPr="00000000" w14:paraId="0000063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63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resized6=my_pic6.resize((200,125),Image.ANTIALIAS)</w:t>
      </w:r>
    </w:p>
    <w:p w:rsidR="00000000" w:rsidDel="00000000" w:rsidP="00000000" w:rsidRDefault="00000000" w:rsidRPr="00000000" w14:paraId="0000063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new_pic6=ImageTk.PhotoImage(resized6)</w:t>
      </w:r>
    </w:p>
    <w:p w:rsidR="00000000" w:rsidDel="00000000" w:rsidP="00000000" w:rsidRDefault="00000000" w:rsidRPr="00000000" w14:paraId="0000063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3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3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Quit_btn=tk.Button(root,image=new_pic6,borderwidth=0,width=195,height=120,command=root.destroy)</w:t>
      </w:r>
    </w:p>
    <w:p w:rsidR="00000000" w:rsidDel="00000000" w:rsidP="00000000" w:rsidRDefault="00000000" w:rsidRPr="00000000" w14:paraId="0000063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Quit_btn.place(x=100,y=400)</w:t>
      </w:r>
    </w:p>
    <w:p w:rsidR="00000000" w:rsidDel="00000000" w:rsidP="00000000" w:rsidRDefault="00000000" w:rsidRPr="00000000" w14:paraId="0000063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3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4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global Status_Bar</w:t>
      </w:r>
    </w:p>
    <w:p w:rsidR="00000000" w:rsidDel="00000000" w:rsidP="00000000" w:rsidRDefault="00000000" w:rsidRPr="00000000" w14:paraId="0000064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Status_Bar=tk.Label(root,text='CodedBy:Ikram,Meera Mohiddin,</w:t>
      </w:r>
    </w:p>
    <w:p w:rsidR="00000000" w:rsidDel="00000000" w:rsidP="00000000" w:rsidRDefault="00000000" w:rsidRPr="00000000" w14:paraId="0000064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Jayanth ',  font=('bold'),bd=1,relief='sunken',anchor='e')</w:t>
      </w:r>
    </w:p>
    <w:p w:rsidR="00000000" w:rsidDel="00000000" w:rsidP="00000000" w:rsidRDefault="00000000" w:rsidRPr="00000000" w14:paraId="0000064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Status_Bar.pack(fill='x',side='bottom')</w:t>
      </w:r>
    </w:p>
    <w:p w:rsidR="00000000" w:rsidDel="00000000" w:rsidP="00000000" w:rsidRDefault="00000000" w:rsidRPr="00000000" w14:paraId="0000064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4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Status_Bar.bind('&lt;Enter&gt;',Status_Hover)</w:t>
      </w:r>
    </w:p>
    <w:p w:rsidR="00000000" w:rsidDel="00000000" w:rsidP="00000000" w:rsidRDefault="00000000" w:rsidRPr="00000000" w14:paraId="0000064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Status_Bar.bind('&lt;Leave&gt;',Status_Hover_Leave)</w:t>
      </w:r>
    </w:p>
    <w:p w:rsidR="00000000" w:rsidDel="00000000" w:rsidP="00000000" w:rsidRDefault="00000000" w:rsidRPr="00000000" w14:paraId="0000064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4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my_pic10=Image.open('aboutus.png')</w:t>
      </w:r>
    </w:p>
    <w:p w:rsidR="00000000" w:rsidDel="00000000" w:rsidP="00000000" w:rsidRDefault="00000000" w:rsidRPr="00000000" w14:paraId="0000064A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4B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resized10=my_pic10.resize((200,100),Image.ANTIALIAS)</w:t>
      </w:r>
    </w:p>
    <w:p w:rsidR="00000000" w:rsidDel="00000000" w:rsidP="00000000" w:rsidRDefault="00000000" w:rsidRPr="00000000" w14:paraId="0000064C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new_pic10=ImageTk.PhotoImage(resized10)</w:t>
      </w:r>
    </w:p>
    <w:p w:rsidR="00000000" w:rsidDel="00000000" w:rsidP="00000000" w:rsidRDefault="00000000" w:rsidRPr="00000000" w14:paraId="0000064D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Developers_btn=tk.Button(root,image=new_pic10,borderwidth=0,      command=Home_to_Developers,width=195,height=95)</w:t>
      </w:r>
    </w:p>
    <w:p w:rsidR="00000000" w:rsidDel="00000000" w:rsidP="00000000" w:rsidRDefault="00000000" w:rsidRPr="00000000" w14:paraId="0000064E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Developers_btn.place(x=100,y=250)</w:t>
      </w:r>
    </w:p>
    <w:p w:rsidR="00000000" w:rsidDel="00000000" w:rsidP="00000000" w:rsidRDefault="00000000" w:rsidRPr="00000000" w14:paraId="0000064F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650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root.iconbitmap('Icon.ico')</w:t>
      </w:r>
    </w:p>
    <w:p w:rsidR="00000000" w:rsidDel="00000000" w:rsidP="00000000" w:rsidRDefault="00000000" w:rsidRPr="00000000" w14:paraId="00000651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652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root.after(-10,animation,0)</w:t>
      </w:r>
    </w:p>
    <w:p w:rsidR="00000000" w:rsidDel="00000000" w:rsidP="00000000" w:rsidRDefault="00000000" w:rsidRPr="00000000" w14:paraId="00000653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654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root.mainloop()</w:t>
      </w:r>
    </w:p>
    <w:p w:rsidR="00000000" w:rsidDel="00000000" w:rsidP="00000000" w:rsidRDefault="00000000" w:rsidRPr="00000000" w14:paraId="00000655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Home_Screen()</w:t>
      </w:r>
    </w:p>
    <w:p w:rsidR="00000000" w:rsidDel="00000000" w:rsidP="00000000" w:rsidRDefault="00000000" w:rsidRPr="00000000" w14:paraId="00000656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widowControl w:val="1"/>
        <w:jc w:val="both"/>
        <w:rPr>
          <w:rFonts w:ascii="Vivian" w:cs="Vivian" w:eastAsia="Vivian" w:hAnsi="Vivi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widowControl w:val="1"/>
        <w:jc w:val="left"/>
        <w:rPr>
          <w:rFonts w:ascii="Vivian" w:cs="Vivian" w:eastAsia="Vivian" w:hAnsi="Vivian"/>
          <w:sz w:val="108"/>
          <w:szCs w:val="108"/>
        </w:rPr>
      </w:pPr>
      <w:r w:rsidDel="00000000" w:rsidR="00000000" w:rsidRPr="00000000">
        <w:rPr>
          <w:rFonts w:ascii="Vivian" w:cs="Vivian" w:eastAsia="Vivian" w:hAnsi="Vivian"/>
          <w:sz w:val="32"/>
          <w:szCs w:val="32"/>
          <w:rtl w:val="0"/>
        </w:rPr>
        <w:t xml:space="preserve">                                ‘’’            End of Code          ‘’’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663">
          <w:pPr>
            <w:widowControl w:val="1"/>
            <w:jc w:val="center"/>
            <w:rPr>
              <w:rFonts w:ascii="Vivian" w:cs="Vivian" w:eastAsia="Vivian" w:hAnsi="Vivian"/>
              <w:b w:val="1"/>
              <w:sz w:val="108"/>
              <w:szCs w:val="108"/>
              <w:u w:val="single"/>
            </w:rPr>
            <w:pPrChange w:author="Ikram Shaik" w:id="0" w:date="2021-03-03T07:52:40Z">
              <w:pPr>
                <w:widowControl w:val="1"/>
                <w:ind w:left="0" w:firstLine="0"/>
                <w:jc w:val="center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664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108"/>
          <w:szCs w:val="108"/>
        </w:rPr>
      </w:pPr>
      <w:r w:rsidDel="00000000" w:rsidR="00000000" w:rsidRPr="00000000">
        <w:rPr>
          <w:rFonts w:ascii="Vivian" w:cs="Vivian" w:eastAsia="Vivian" w:hAnsi="Vivian"/>
          <w:b w:val="1"/>
          <w:sz w:val="108"/>
          <w:szCs w:val="108"/>
          <w:u w:val="single"/>
          <w:rtl w:val="0"/>
        </w:rPr>
        <w:t xml:space="preserve">OUTPUT</w:t>
      </w:r>
      <w:r w:rsidDel="00000000" w:rsidR="00000000" w:rsidRPr="00000000">
        <w:rPr>
          <w:rFonts w:ascii="Vivian" w:cs="Vivian" w:eastAsia="Vivian" w:hAnsi="Vivian"/>
          <w:b w:val="1"/>
          <w:sz w:val="108"/>
          <w:szCs w:val="108"/>
          <w:rtl w:val="0"/>
        </w:rPr>
        <w:t xml:space="preserve"> :</w:t>
      </w:r>
    </w:p>
    <w:p w:rsidR="00000000" w:rsidDel="00000000" w:rsidP="00000000" w:rsidRDefault="00000000" w:rsidRPr="00000000" w14:paraId="00000666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Fonts w:ascii="Vivian" w:cs="Vivian" w:eastAsia="Vivian" w:hAnsi="Vivian"/>
          <w:sz w:val="108"/>
          <w:szCs w:val="108"/>
          <w:u w:val="single"/>
        </w:rPr>
        <w:drawing>
          <wp:inline distB="114300" distT="114300" distL="114300" distR="114300">
            <wp:extent cx="8343900" cy="5708968"/>
            <wp:effectExtent b="0" l="0" r="0" t="0"/>
            <wp:docPr id="8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43900" cy="5708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Fonts w:ascii="Vivian" w:cs="Vivian" w:eastAsia="Vivian" w:hAnsi="Vivian"/>
          <w:sz w:val="108"/>
          <w:szCs w:val="108"/>
          <w:u w:val="single"/>
        </w:rPr>
        <w:drawing>
          <wp:inline distB="114300" distT="114300" distL="114300" distR="114300">
            <wp:extent cx="8248650" cy="6361430"/>
            <wp:effectExtent b="0" l="0" r="0" t="0"/>
            <wp:docPr id="8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48650" cy="636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Fonts w:ascii="Vivian" w:cs="Vivian" w:eastAsia="Vivian" w:hAnsi="Vivian"/>
          <w:sz w:val="108"/>
          <w:szCs w:val="108"/>
          <w:u w:val="single"/>
        </w:rPr>
        <w:drawing>
          <wp:inline distB="114300" distT="114300" distL="114300" distR="114300">
            <wp:extent cx="8343900" cy="5942330"/>
            <wp:effectExtent b="0" l="0" r="0" t="0"/>
            <wp:docPr id="9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43900" cy="5942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Fonts w:ascii="Vivian" w:cs="Vivian" w:eastAsia="Vivian" w:hAnsi="Vivian"/>
          <w:sz w:val="108"/>
          <w:szCs w:val="108"/>
          <w:u w:val="single"/>
        </w:rPr>
        <w:drawing>
          <wp:inline distB="114300" distT="114300" distL="114300" distR="114300">
            <wp:extent cx="8391525" cy="6018530"/>
            <wp:effectExtent b="0" l="0" r="0" t="0"/>
            <wp:docPr id="8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91525" cy="601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Fonts w:ascii="Vivian" w:cs="Vivian" w:eastAsia="Vivian" w:hAnsi="Vivian"/>
          <w:sz w:val="108"/>
          <w:szCs w:val="108"/>
          <w:u w:val="single"/>
        </w:rPr>
        <w:drawing>
          <wp:inline distB="114300" distT="114300" distL="114300" distR="114300">
            <wp:extent cx="7934325" cy="6196330"/>
            <wp:effectExtent b="0" l="0" r="0" t="0"/>
            <wp:docPr id="8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4325" cy="619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Fonts w:ascii="Vivian" w:cs="Vivian" w:eastAsia="Vivian" w:hAnsi="Vivian"/>
          <w:sz w:val="108"/>
          <w:szCs w:val="108"/>
          <w:u w:val="single"/>
        </w:rPr>
        <w:drawing>
          <wp:inline distB="114300" distT="114300" distL="114300" distR="114300">
            <wp:extent cx="8343900" cy="5489893"/>
            <wp:effectExtent b="0" l="0" r="0" t="0"/>
            <wp:docPr id="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43900" cy="5489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widowControl w:val="1"/>
        <w:jc w:val="center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Fonts w:ascii="Vivian" w:cs="Vivian" w:eastAsia="Vivian" w:hAnsi="Vivian"/>
          <w:sz w:val="108"/>
          <w:szCs w:val="108"/>
          <w:u w:val="single"/>
        </w:rPr>
        <w:drawing>
          <wp:inline distB="114300" distT="114300" distL="114300" distR="114300">
            <wp:extent cx="8382000" cy="6232843"/>
            <wp:effectExtent b="0" l="0" r="0" t="0"/>
            <wp:docPr id="8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82000" cy="6232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widowControl w:val="1"/>
        <w:jc w:val="center"/>
        <w:rPr>
          <w:rFonts w:ascii="Vivian" w:cs="Vivian" w:eastAsia="Vivian" w:hAnsi="Vivian"/>
          <w:b w:val="1"/>
          <w:sz w:val="68"/>
          <w:szCs w:val="68"/>
        </w:rPr>
      </w:pPr>
      <w:r w:rsidDel="00000000" w:rsidR="00000000" w:rsidRPr="00000000">
        <w:rPr>
          <w:rFonts w:ascii="Vivian" w:cs="Vivian" w:eastAsia="Vivian" w:hAnsi="Vivian"/>
          <w:sz w:val="108"/>
          <w:szCs w:val="108"/>
          <w:u w:val="single"/>
        </w:rPr>
        <w:drawing>
          <wp:inline distB="114300" distT="114300" distL="114300" distR="114300">
            <wp:extent cx="8439150" cy="6370955"/>
            <wp:effectExtent b="0" l="0" r="0" t="0"/>
            <wp:docPr id="8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39150" cy="637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widowControl w:val="1"/>
        <w:jc w:val="center"/>
        <w:rPr>
          <w:rFonts w:ascii="Vivian" w:cs="Vivian" w:eastAsia="Vivian" w:hAnsi="Vivian"/>
          <w:b w:val="1"/>
          <w:sz w:val="108"/>
          <w:szCs w:val="108"/>
        </w:rPr>
      </w:pPr>
      <w:r w:rsidDel="00000000" w:rsidR="00000000" w:rsidRPr="00000000">
        <w:rPr>
          <w:rFonts w:ascii="Vivian" w:cs="Vivian" w:eastAsia="Vivian" w:hAnsi="Vivian"/>
          <w:b w:val="1"/>
          <w:sz w:val="108"/>
          <w:szCs w:val="108"/>
          <w:u w:val="single"/>
          <w:rtl w:val="0"/>
        </w:rPr>
        <w:t xml:space="preserve">LIMITATIONS</w:t>
      </w:r>
      <w:r w:rsidDel="00000000" w:rsidR="00000000" w:rsidRPr="00000000">
        <w:rPr>
          <w:rFonts w:ascii="Vivian" w:cs="Vivian" w:eastAsia="Vivian" w:hAnsi="Vivian"/>
          <w:b w:val="1"/>
          <w:sz w:val="108"/>
          <w:szCs w:val="108"/>
          <w:rtl w:val="0"/>
        </w:rPr>
        <w:t xml:space="preserve"> :</w:t>
      </w:r>
    </w:p>
    <w:p w:rsidR="00000000" w:rsidDel="00000000" w:rsidP="00000000" w:rsidRDefault="00000000" w:rsidRPr="00000000" w14:paraId="0000066F">
      <w:pPr>
        <w:widowControl w:val="1"/>
        <w:jc w:val="center"/>
        <w:rPr>
          <w:rFonts w:ascii="Vivian" w:cs="Vivian" w:eastAsia="Vivian" w:hAnsi="Vivian"/>
          <w:b w:val="1"/>
          <w:sz w:val="108"/>
          <w:szCs w:val="1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widowControl w:val="1"/>
        <w:numPr>
          <w:ilvl w:val="0"/>
          <w:numId w:val="1"/>
        </w:numPr>
        <w:ind w:left="720" w:hanging="360"/>
        <w:jc w:val="left"/>
        <w:rPr>
          <w:rFonts w:ascii="Vivian" w:cs="Vivian" w:eastAsia="Vivian" w:hAnsi="Vivian"/>
          <w:sz w:val="56"/>
          <w:szCs w:val="56"/>
        </w:rPr>
      </w:pPr>
      <w:r w:rsidDel="00000000" w:rsidR="00000000" w:rsidRPr="00000000">
        <w:rPr>
          <w:rFonts w:ascii="Vivian" w:cs="Vivian" w:eastAsia="Vivian" w:hAnsi="Vivian"/>
          <w:sz w:val="56"/>
          <w:szCs w:val="56"/>
          <w:rtl w:val="0"/>
        </w:rPr>
        <w:t xml:space="preserve">User while searching for details he\she has to remember their Admission Number.</w:t>
      </w:r>
    </w:p>
    <w:p w:rsidR="00000000" w:rsidDel="00000000" w:rsidP="00000000" w:rsidRDefault="00000000" w:rsidRPr="00000000" w14:paraId="00000671">
      <w:pPr>
        <w:widowControl w:val="1"/>
        <w:ind w:left="0" w:firstLine="0"/>
        <w:jc w:val="left"/>
        <w:rPr>
          <w:rFonts w:ascii="Vivian" w:cs="Vivian" w:eastAsia="Vivian" w:hAnsi="Vivi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widowControl w:val="1"/>
        <w:ind w:left="0" w:firstLine="0"/>
        <w:jc w:val="left"/>
        <w:rPr>
          <w:rFonts w:ascii="Vivian" w:cs="Vivian" w:eastAsia="Vivian" w:hAnsi="Vivi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widowControl w:val="1"/>
        <w:numPr>
          <w:ilvl w:val="0"/>
          <w:numId w:val="5"/>
        </w:numPr>
        <w:ind w:left="720" w:hanging="360"/>
        <w:rPr>
          <w:rFonts w:ascii="Vivian" w:cs="Vivian" w:eastAsia="Vivian" w:hAnsi="Vivian"/>
          <w:sz w:val="54"/>
          <w:szCs w:val="54"/>
        </w:rPr>
      </w:pPr>
      <w:r w:rsidDel="00000000" w:rsidR="00000000" w:rsidRPr="00000000">
        <w:rPr>
          <w:rFonts w:ascii="Vivian" w:cs="Vivian" w:eastAsia="Vivian" w:hAnsi="Vivian"/>
          <w:sz w:val="54"/>
          <w:szCs w:val="54"/>
          <w:rtl w:val="0"/>
        </w:rPr>
        <w:t xml:space="preserve">User needs to remember his\ her accounts password and further they can’t be restored.</w:t>
      </w:r>
    </w:p>
    <w:p w:rsidR="00000000" w:rsidDel="00000000" w:rsidP="00000000" w:rsidRDefault="00000000" w:rsidRPr="00000000" w14:paraId="00000674">
      <w:pPr>
        <w:widowControl w:val="1"/>
        <w:ind w:left="720" w:firstLine="0"/>
        <w:rPr>
          <w:rFonts w:ascii="Vivian" w:cs="Vivian" w:eastAsia="Vivian" w:hAnsi="Vivian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widowControl w:val="1"/>
        <w:ind w:left="720" w:firstLine="0"/>
        <w:rPr>
          <w:rFonts w:ascii="Vivian" w:cs="Vivian" w:eastAsia="Vivian" w:hAnsi="Vivian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widowControl w:val="1"/>
        <w:numPr>
          <w:ilvl w:val="0"/>
          <w:numId w:val="4"/>
        </w:numPr>
        <w:ind w:left="720" w:hanging="360"/>
        <w:rPr>
          <w:rFonts w:ascii="Vivian" w:cs="Vivian" w:eastAsia="Vivian" w:hAnsi="Vivian"/>
          <w:sz w:val="56"/>
          <w:szCs w:val="56"/>
        </w:rPr>
      </w:pPr>
      <w:r w:rsidDel="00000000" w:rsidR="00000000" w:rsidRPr="00000000">
        <w:rPr>
          <w:rFonts w:ascii="Vivian" w:cs="Vivian" w:eastAsia="Vivian" w:hAnsi="Vivian"/>
          <w:sz w:val="56"/>
          <w:szCs w:val="56"/>
          <w:rtl w:val="0"/>
        </w:rPr>
        <w:t xml:space="preserve">While searching for records special characters are not allowed.</w:t>
      </w:r>
    </w:p>
    <w:p w:rsidR="00000000" w:rsidDel="00000000" w:rsidP="00000000" w:rsidRDefault="00000000" w:rsidRPr="00000000" w14:paraId="00000677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widowControl w:val="1"/>
        <w:jc w:val="center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Fonts w:ascii="Vivian" w:cs="Vivian" w:eastAsia="Vivian" w:hAnsi="Vivian"/>
          <w:b w:val="1"/>
          <w:sz w:val="108"/>
          <w:szCs w:val="108"/>
          <w:u w:val="single"/>
          <w:rtl w:val="0"/>
        </w:rPr>
        <w:t xml:space="preserve">REQUIREMENTS </w:t>
      </w:r>
      <w:r w:rsidDel="00000000" w:rsidR="00000000" w:rsidRPr="00000000">
        <w:rPr>
          <w:rFonts w:ascii="Vivian" w:cs="Vivian" w:eastAsia="Vivian" w:hAnsi="Vivian"/>
          <w:b w:val="1"/>
          <w:sz w:val="108"/>
          <w:szCs w:val="10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widowControl w:val="1"/>
        <w:ind w:left="720" w:firstLine="0"/>
        <w:rPr>
          <w:rFonts w:ascii="Vivian" w:cs="Vivian" w:eastAsia="Vivian" w:hAnsi="Vivi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widowControl w:val="1"/>
        <w:jc w:val="left"/>
        <w:rPr>
          <w:rFonts w:ascii="Vivian" w:cs="Vivian" w:eastAsia="Vivian" w:hAnsi="Vivian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widowControl w:val="1"/>
        <w:jc w:val="left"/>
        <w:rPr>
          <w:rFonts w:ascii="Vivian" w:cs="Vivian" w:eastAsia="Vivian" w:hAnsi="Vivian"/>
          <w:b w:val="1"/>
          <w:sz w:val="86"/>
          <w:szCs w:val="8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widowControl w:val="1"/>
        <w:jc w:val="center"/>
        <w:rPr>
          <w:rFonts w:ascii="Vivian" w:cs="Vivian" w:eastAsia="Vivian" w:hAnsi="Vivian"/>
          <w:b w:val="1"/>
          <w:sz w:val="86"/>
          <w:szCs w:val="8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widowControl w:val="1"/>
        <w:jc w:val="center"/>
        <w:rPr>
          <w:rFonts w:ascii="Vivian" w:cs="Vivian" w:eastAsia="Vivian" w:hAnsi="Vivian"/>
          <w:b w:val="1"/>
          <w:sz w:val="86"/>
          <w:szCs w:val="86"/>
        </w:rPr>
      </w:pPr>
      <w:r w:rsidDel="00000000" w:rsidR="00000000" w:rsidRPr="00000000">
        <w:rPr>
          <w:rFonts w:ascii="Vivian" w:cs="Vivian" w:eastAsia="Vivian" w:hAnsi="Vivian"/>
          <w:b w:val="1"/>
          <w:sz w:val="86"/>
          <w:szCs w:val="86"/>
          <w:u w:val="single"/>
          <w:rtl w:val="0"/>
        </w:rPr>
        <w:t xml:space="preserve">REQUIREMENTS</w:t>
      </w:r>
      <w:r w:rsidDel="00000000" w:rsidR="00000000" w:rsidRPr="00000000">
        <w:rPr>
          <w:rFonts w:ascii="Vivian" w:cs="Vivian" w:eastAsia="Vivian" w:hAnsi="Vivian"/>
          <w:b w:val="1"/>
          <w:sz w:val="86"/>
          <w:szCs w:val="86"/>
          <w:rtl w:val="0"/>
        </w:rPr>
        <w:t xml:space="preserve"> :</w:t>
      </w:r>
    </w:p>
    <w:p w:rsidR="00000000" w:rsidDel="00000000" w:rsidP="00000000" w:rsidRDefault="00000000" w:rsidRPr="00000000" w14:paraId="0000068E">
      <w:pPr>
        <w:widowControl w:val="1"/>
        <w:jc w:val="center"/>
        <w:rPr>
          <w:rFonts w:ascii="Vivian" w:cs="Vivian" w:eastAsia="Vivian" w:hAnsi="Vivian"/>
          <w:b w:val="1"/>
          <w:sz w:val="108"/>
          <w:szCs w:val="10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Fonts w:ascii="Vivian" w:cs="Vivian" w:eastAsia="Vivian" w:hAnsi="Vivian"/>
          <w:sz w:val="76"/>
          <w:szCs w:val="76"/>
          <w:rtl w:val="0"/>
        </w:rPr>
        <w:t xml:space="preserve">1. PyCharm 3.2</w:t>
      </w:r>
    </w:p>
    <w:p w:rsidR="00000000" w:rsidDel="00000000" w:rsidP="00000000" w:rsidRDefault="00000000" w:rsidRPr="00000000" w14:paraId="00000690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Fonts w:ascii="Vivian" w:cs="Vivian" w:eastAsia="Vivian" w:hAnsi="Vivian"/>
          <w:sz w:val="76"/>
          <w:szCs w:val="76"/>
          <w:rtl w:val="0"/>
        </w:rPr>
        <w:t xml:space="preserve">2. MySQL 8.0</w:t>
      </w:r>
    </w:p>
    <w:p w:rsidR="00000000" w:rsidDel="00000000" w:rsidP="00000000" w:rsidRDefault="00000000" w:rsidRPr="00000000" w14:paraId="00000692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Fonts w:ascii="Vivian" w:cs="Vivian" w:eastAsia="Vivian" w:hAnsi="Vivian"/>
          <w:sz w:val="76"/>
          <w:szCs w:val="76"/>
          <w:rtl w:val="0"/>
        </w:rPr>
        <w:t xml:space="preserve">3. Photoshop 7.0</w:t>
      </w:r>
    </w:p>
    <w:p w:rsidR="00000000" w:rsidDel="00000000" w:rsidP="00000000" w:rsidRDefault="00000000" w:rsidRPr="00000000" w14:paraId="00000694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Fonts w:ascii="Vivian" w:cs="Vivian" w:eastAsia="Vivian" w:hAnsi="Vivian"/>
          <w:sz w:val="76"/>
          <w:szCs w:val="76"/>
          <w:rtl w:val="0"/>
        </w:rPr>
        <w:t xml:space="preserve">4. Windows 10</w:t>
      </w:r>
    </w:p>
    <w:p w:rsidR="00000000" w:rsidDel="00000000" w:rsidP="00000000" w:rsidRDefault="00000000" w:rsidRPr="00000000" w14:paraId="00000696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Fonts w:ascii="Vivian" w:cs="Vivian" w:eastAsia="Vivian" w:hAnsi="Vivian"/>
          <w:sz w:val="76"/>
          <w:szCs w:val="76"/>
          <w:rtl w:val="0"/>
        </w:rPr>
        <w:t xml:space="preserve">5. Ezgif.com (Website)</w:t>
      </w:r>
    </w:p>
    <w:p w:rsidR="00000000" w:rsidDel="00000000" w:rsidP="00000000" w:rsidRDefault="00000000" w:rsidRPr="00000000" w14:paraId="00000698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widowControl w:val="1"/>
        <w:tabs>
          <w:tab w:val="left" w:pos="990"/>
          <w:tab w:val="left" w:pos="1080"/>
        </w:tabs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116"/>
          <w:szCs w:val="11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16"/>
          <w:szCs w:val="116"/>
          <w:u w:val="single"/>
          <w:rtl w:val="0"/>
        </w:rPr>
        <w:t xml:space="preserve">BIBLIOGRAPHY</w:t>
      </w:r>
    </w:p>
    <w:p w:rsidR="00000000" w:rsidDel="00000000" w:rsidP="00000000" w:rsidRDefault="00000000" w:rsidRPr="00000000" w14:paraId="000006A0">
      <w:pPr>
        <w:widowControl w:val="1"/>
        <w:tabs>
          <w:tab w:val="left" w:pos="990"/>
          <w:tab w:val="left" w:pos="1080"/>
        </w:tabs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116"/>
          <w:szCs w:val="1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widowControl w:val="1"/>
        <w:tabs>
          <w:tab w:val="left" w:pos="990"/>
          <w:tab w:val="left" w:pos="1080"/>
        </w:tabs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116"/>
          <w:szCs w:val="1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widowControl w:val="1"/>
        <w:tabs>
          <w:tab w:val="left" w:pos="990"/>
          <w:tab w:val="left" w:pos="1080"/>
        </w:tabs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116"/>
          <w:szCs w:val="1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widowControl w:val="1"/>
        <w:tabs>
          <w:tab w:val="left" w:pos="990"/>
          <w:tab w:val="left" w:pos="1080"/>
        </w:tabs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116"/>
          <w:szCs w:val="1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widowControl w:val="1"/>
        <w:tabs>
          <w:tab w:val="left" w:pos="990"/>
          <w:tab w:val="left" w:pos="1080"/>
        </w:tabs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98"/>
          <w:szCs w:val="98"/>
          <w:u w:val="single"/>
        </w:rPr>
      </w:pPr>
      <w:r w:rsidDel="00000000" w:rsidR="00000000" w:rsidRPr="00000000">
        <w:rPr>
          <w:rtl w:val="0"/>
        </w:rPr>
      </w:r>
    </w:p>
    <w:sdt>
      <w:sdtPr>
        <w:tag w:val="goog_rdk_3"/>
      </w:sdtPr>
      <w:sdtContent>
        <w:p w:rsidR="00000000" w:rsidDel="00000000" w:rsidP="00000000" w:rsidRDefault="00000000" w:rsidRPr="00000000" w14:paraId="000006A5">
          <w:pPr>
            <w:widowControl w:val="1"/>
            <w:tabs>
              <w:tab w:val="left" w:pos="990"/>
              <w:tab w:val="left" w:pos="1080"/>
            </w:tabs>
            <w:spacing w:line="276" w:lineRule="auto"/>
            <w:ind w:left="0" w:firstLine="0"/>
            <w:jc w:val="center"/>
            <w:rPr>
              <w:ins w:author="Ikram Shaik" w:id="2" w:date="2021-03-03T07:46:54Z"/>
              <w:rFonts w:ascii="Times New Roman" w:cs="Times New Roman" w:eastAsia="Times New Roman" w:hAnsi="Times New Roman"/>
              <w:b w:val="1"/>
              <w:sz w:val="98"/>
              <w:szCs w:val="98"/>
              <w:u w:val="single"/>
            </w:rPr>
          </w:pPr>
          <w:sdt>
            <w:sdtPr>
              <w:tag w:val="goog_rdk_2"/>
            </w:sdtPr>
            <w:sdtContent>
              <w:ins w:author="Ikram Shaik" w:id="2" w:date="2021-03-03T07:46:54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6A6">
          <w:pPr>
            <w:widowControl w:val="1"/>
            <w:tabs>
              <w:tab w:val="left" w:pos="990"/>
              <w:tab w:val="left" w:pos="1080"/>
            </w:tabs>
            <w:spacing w:line="276" w:lineRule="auto"/>
            <w:ind w:left="0" w:firstLine="0"/>
            <w:jc w:val="center"/>
            <w:rPr>
              <w:ins w:author="Ikram Shaik" w:id="2" w:date="2021-03-03T07:46:54Z"/>
              <w:rFonts w:ascii="Times New Roman" w:cs="Times New Roman" w:eastAsia="Times New Roman" w:hAnsi="Times New Roman"/>
              <w:b w:val="1"/>
              <w:sz w:val="98"/>
              <w:szCs w:val="98"/>
              <w:u w:val="single"/>
            </w:rPr>
          </w:pPr>
          <w:sdt>
            <w:sdtPr>
              <w:tag w:val="goog_rdk_4"/>
            </w:sdtPr>
            <w:sdtContent>
              <w:ins w:author="Ikram Shaik" w:id="2" w:date="2021-03-03T07:46:54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6A7">
      <w:pPr>
        <w:widowControl w:val="1"/>
        <w:tabs>
          <w:tab w:val="left" w:pos="990"/>
          <w:tab w:val="left" w:pos="1080"/>
        </w:tabs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98"/>
          <w:szCs w:val="9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98"/>
          <w:szCs w:val="98"/>
          <w:u w:val="single"/>
          <w:rtl w:val="0"/>
        </w:rPr>
        <w:t xml:space="preserve">BIBLIOGRAPHY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98"/>
          <w:szCs w:val="98"/>
          <w:rtl w:val="0"/>
        </w:rPr>
        <w:t xml:space="preserve"> :</w:t>
      </w:r>
    </w:p>
    <w:p w:rsidR="00000000" w:rsidDel="00000000" w:rsidP="00000000" w:rsidRDefault="00000000" w:rsidRPr="00000000" w14:paraId="000006A8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widowControl w:val="1"/>
        <w:numPr>
          <w:ilvl w:val="0"/>
          <w:numId w:val="2"/>
        </w:numPr>
        <w:ind w:left="720" w:hanging="360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Fonts w:ascii="Vivian" w:cs="Vivian" w:eastAsia="Vivian" w:hAnsi="Vivian"/>
          <w:sz w:val="76"/>
          <w:szCs w:val="76"/>
          <w:rtl w:val="0"/>
        </w:rPr>
        <w:t xml:space="preserve"> </w:t>
      </w:r>
      <w:r w:rsidDel="00000000" w:rsidR="00000000" w:rsidRPr="00000000">
        <w:rPr>
          <w:rFonts w:ascii="Vivian" w:cs="Vivian" w:eastAsia="Vivian" w:hAnsi="Vivian"/>
          <w:sz w:val="84"/>
          <w:szCs w:val="84"/>
          <w:rtl w:val="0"/>
        </w:rPr>
        <w:t xml:space="preserve">SUMITA ARORA class 12 textbook.</w:t>
      </w:r>
    </w:p>
    <w:p w:rsidR="00000000" w:rsidDel="00000000" w:rsidP="00000000" w:rsidRDefault="00000000" w:rsidRPr="00000000" w14:paraId="000006AB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widowControl w:val="1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widowControl w:val="1"/>
        <w:numPr>
          <w:ilvl w:val="0"/>
          <w:numId w:val="2"/>
        </w:numPr>
        <w:ind w:left="720" w:hanging="360"/>
        <w:jc w:val="left"/>
        <w:rPr>
          <w:rFonts w:ascii="Vivian" w:cs="Vivian" w:eastAsia="Vivian" w:hAnsi="Vivian"/>
          <w:sz w:val="88"/>
          <w:szCs w:val="88"/>
          <w:u w:val="none"/>
        </w:rPr>
      </w:pPr>
      <w:r w:rsidDel="00000000" w:rsidR="00000000" w:rsidRPr="00000000">
        <w:rPr>
          <w:rFonts w:ascii="Vivian" w:cs="Vivian" w:eastAsia="Vivian" w:hAnsi="Vivian"/>
          <w:sz w:val="88"/>
          <w:szCs w:val="88"/>
          <w:rtl w:val="0"/>
        </w:rPr>
        <w:t xml:space="preserve">www.codemy.com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widowControl w:val="1"/>
        <w:ind w:left="720" w:firstLine="0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widowControl w:val="1"/>
        <w:ind w:left="720" w:firstLine="0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widowControl w:val="1"/>
        <w:numPr>
          <w:ilvl w:val="0"/>
          <w:numId w:val="2"/>
        </w:numPr>
        <w:ind w:left="720" w:hanging="360"/>
        <w:jc w:val="left"/>
        <w:rPr>
          <w:rFonts w:ascii="Vivian" w:cs="Vivian" w:eastAsia="Vivian" w:hAnsi="Vivian"/>
          <w:sz w:val="76"/>
          <w:szCs w:val="76"/>
        </w:rPr>
      </w:pPr>
      <w:r w:rsidDel="00000000" w:rsidR="00000000" w:rsidRPr="00000000">
        <w:rPr>
          <w:rFonts w:ascii="Vivian" w:cs="Vivian" w:eastAsia="Vivian" w:hAnsi="Vivian"/>
          <w:sz w:val="76"/>
          <w:szCs w:val="76"/>
          <w:rtl w:val="0"/>
        </w:rPr>
        <w:t xml:space="preserve"> </w:t>
      </w:r>
      <w:r w:rsidDel="00000000" w:rsidR="00000000" w:rsidRPr="00000000">
        <w:rPr>
          <w:rFonts w:ascii="Vivian" w:cs="Vivian" w:eastAsia="Vivian" w:hAnsi="Vivian"/>
          <w:sz w:val="86"/>
          <w:szCs w:val="86"/>
          <w:rtl w:val="0"/>
        </w:rPr>
        <w:t xml:space="preserve">John Elder (Youtube)</w:t>
      </w:r>
    </w:p>
    <w:p w:rsidR="00000000" w:rsidDel="00000000" w:rsidP="00000000" w:rsidRDefault="00000000" w:rsidRPr="00000000" w14:paraId="000006B1">
      <w:pPr>
        <w:widowControl w:val="1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widowControl w:val="1"/>
        <w:ind w:left="0" w:firstLine="0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widowControl w:val="1"/>
        <w:ind w:left="0" w:firstLine="0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widowControl w:val="1"/>
        <w:ind w:left="0" w:firstLine="0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widowControl w:val="1"/>
        <w:ind w:left="0" w:firstLine="0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widowControl w:val="1"/>
        <w:ind w:left="0" w:firstLine="0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widowControl w:val="1"/>
        <w:ind w:left="0" w:firstLine="0"/>
        <w:jc w:val="left"/>
        <w:rPr>
          <w:rFonts w:ascii="Vivian" w:cs="Vivian" w:eastAsia="Vivian" w:hAnsi="Vivian"/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92"/>
          <w:szCs w:val="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92"/>
          <w:szCs w:val="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92"/>
          <w:szCs w:val="92"/>
        </w:rPr>
      </w:pPr>
      <w:r w:rsidDel="00000000" w:rsidR="00000000" w:rsidRPr="00000000">
        <w:rPr>
          <w:rFonts w:ascii="Vivian" w:cs="Vivian" w:eastAsia="Vivian" w:hAnsi="Vivian"/>
          <w:b w:val="1"/>
          <w:sz w:val="92"/>
          <w:szCs w:val="92"/>
          <w:rtl w:val="0"/>
        </w:rPr>
        <w:t xml:space="preserve">THANK YOU</w:t>
      </w:r>
    </w:p>
    <w:p w:rsidR="00000000" w:rsidDel="00000000" w:rsidP="00000000" w:rsidRDefault="00000000" w:rsidRPr="00000000" w14:paraId="000006BB">
      <w:pPr>
        <w:widowControl w:val="1"/>
        <w:ind w:left="0" w:firstLine="0"/>
        <w:jc w:val="center"/>
        <w:rPr>
          <w:rFonts w:ascii="Vivian" w:cs="Vivian" w:eastAsia="Vivian" w:hAnsi="Vivian"/>
          <w:b w:val="1"/>
          <w:sz w:val="92"/>
          <w:szCs w:val="92"/>
        </w:rPr>
      </w:pPr>
      <w:r w:rsidDel="00000000" w:rsidR="00000000" w:rsidRPr="00000000">
        <w:rPr>
          <w:rFonts w:ascii="Vivian" w:cs="Vivian" w:eastAsia="Vivian" w:hAnsi="Vivian"/>
          <w:b w:val="1"/>
          <w:sz w:val="92"/>
          <w:szCs w:val="92"/>
          <w:rtl w:val="0"/>
        </w:rPr>
        <w:t xml:space="preserve">HARI OM</w:t>
      </w:r>
      <w:r w:rsidDel="00000000" w:rsidR="00000000" w:rsidRPr="00000000">
        <w:rPr>
          <w:rtl w:val="0"/>
        </w:rPr>
      </w:r>
    </w:p>
    <w:sectPr>
      <w:headerReference r:id="rId23" w:type="default"/>
      <w:type w:val="nextPage"/>
      <w:pgSz w:h="15840" w:w="12240" w:orient="portrait"/>
      <w:pgMar w:bottom="280" w:top="1276" w:left="850.3937007874015" w:right="1467" w:header="720" w:footer="720"/>
      <w:titlePg w:val="0"/>
      <w:sectPrChange w:author="Ikram Shaik" w:id="0" w:date="2021-03-03T07:47:57Z">
        <w:sectPr w:rsidR="000000" w:rsidDel="000000" w:rsidRPr="000000" w:rsidSect="000000">
          <w:pgMar w:bottom="280" w:top="1276" w:left="850.3937007874015" w:right="1467" w:header="720" w:footer="720"/>
          <w:pgSz w:h="15840" w:w="12240" w:orient="portrait"/>
          <w:titlePg w:val="1"/>
          <w:type w:val="nextPage"/>
        </w:sectPr>
      </w:sectPrChange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mic Sans MS"/>
  <w:font w:name="Georgia"/>
  <w:font w:name="Times New Roman"/>
  <w:font w:name="Arial"/>
  <w:font w:name="Impact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briola"/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Vivian"/>
  <w:font w:name="Gill San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B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C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8"/>
    </w:sdtPr>
    <w:sdtContent>
      <w:p w:rsidR="00000000" w:rsidDel="00000000" w:rsidP="00000000" w:rsidRDefault="00000000" w:rsidRPr="00000000" w14:paraId="000006C2">
        <w:pPr>
          <w:rPr>
            <w:ins w:author="Ikram Shaik" w:id="3" w:date="2021-03-03T07:47:57Z"/>
          </w:rPr>
        </w:pPr>
        <w:sdt>
          <w:sdtPr>
            <w:tag w:val="goog_rdk_7"/>
          </w:sdtPr>
          <w:sdtContent>
            <w:ins w:author="Ikram Shaik" w:id="3" w:date="2021-03-03T07:47:57Z">
              <w:r w:rsidDel="00000000" w:rsidR="00000000" w:rsidRPr="00000000">
                <w:rPr>
                  <w:rtl w:val="0"/>
                </w:rPr>
                <w:t xml:space="preserve">GVK CHINMAYA VIDYALAYA</w:t>
              </w:r>
            </w:ins>
          </w:sdtContent>
        </w:sdt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B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BD">
    <w:pPr>
      <w:widowControl w:val="1"/>
      <w:tabs>
        <w:tab w:val="center" w:pos="4513"/>
        <w:tab w:val="right" w:pos="9026"/>
      </w:tabs>
      <w:jc w:val="lef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44"/>
        <w:szCs w:val="4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B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C1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mic Sans MS" w:cs="Comic Sans MS" w:eastAsia="Comic Sans MS" w:hAnsi="Comic Sans M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jc w:val="center"/>
    </w:pPr>
    <w:rPr>
      <w:rFonts w:ascii="Gabriola" w:cs="Gabriola" w:eastAsia="Gabriola" w:hAnsi="Gabriola"/>
      <w:sz w:val="96"/>
      <w:szCs w:val="96"/>
      <w:u w:val="single"/>
    </w:rPr>
  </w:style>
  <w:style w:type="paragraph" w:styleId="Heading2">
    <w:name w:val="heading 2"/>
    <w:basedOn w:val="Normal"/>
    <w:next w:val="Normal"/>
    <w:pPr>
      <w:spacing w:line="1117" w:lineRule="auto"/>
      <w:ind w:right="86"/>
      <w:jc w:val="center"/>
    </w:pPr>
    <w:rPr>
      <w:rFonts w:ascii="Gabriola" w:cs="Gabriola" w:eastAsia="Gabriola" w:hAnsi="Gabriola"/>
      <w:sz w:val="76"/>
      <w:szCs w:val="76"/>
      <w:u w:val="single"/>
    </w:rPr>
  </w:style>
  <w:style w:type="paragraph" w:styleId="Heading3">
    <w:name w:val="heading 3"/>
    <w:basedOn w:val="Normal"/>
    <w:next w:val="Normal"/>
    <w:pPr>
      <w:spacing w:line="917" w:lineRule="auto"/>
      <w:ind w:right="82"/>
      <w:jc w:val="center"/>
    </w:pPr>
    <w:rPr>
      <w:rFonts w:ascii="Gabriola" w:cs="Gabriola" w:eastAsia="Gabriola" w:hAnsi="Gabriola"/>
      <w:sz w:val="64"/>
      <w:szCs w:val="64"/>
      <w:u w:val="single"/>
    </w:rPr>
  </w:style>
  <w:style w:type="paragraph" w:styleId="Heading4">
    <w:name w:val="heading 4"/>
    <w:basedOn w:val="Normal"/>
    <w:next w:val="Normal"/>
    <w:pPr/>
    <w:rPr>
      <w:rFonts w:ascii="Gabriola" w:cs="Gabriola" w:eastAsia="Gabriola" w:hAnsi="Gabriola"/>
      <w:sz w:val="55"/>
      <w:szCs w:val="55"/>
      <w:u w:val="single"/>
    </w:rPr>
  </w:style>
  <w:style w:type="paragraph" w:styleId="Heading5">
    <w:name w:val="heading 5"/>
    <w:basedOn w:val="Normal"/>
    <w:next w:val="Normal"/>
    <w:pPr>
      <w:spacing w:before="76" w:lineRule="auto"/>
      <w:ind w:left="841" w:right="2787"/>
    </w:pPr>
    <w:rPr>
      <w:sz w:val="40"/>
      <w:szCs w:val="40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jc w:val="center"/>
    </w:pPr>
    <w:rPr>
      <w:rFonts w:ascii="Gabriola" w:cs="Gabriola" w:eastAsia="Gabriola" w:hAnsi="Gabriola"/>
      <w:sz w:val="96"/>
      <w:szCs w:val="96"/>
      <w:u w:val="single"/>
    </w:rPr>
  </w:style>
  <w:style w:type="paragraph" w:styleId="Heading2">
    <w:name w:val="heading 2"/>
    <w:basedOn w:val="Normal"/>
    <w:next w:val="Normal"/>
    <w:pPr>
      <w:spacing w:line="1117" w:lineRule="auto"/>
      <w:ind w:right="86"/>
      <w:jc w:val="center"/>
    </w:pPr>
    <w:rPr>
      <w:rFonts w:ascii="Gabriola" w:cs="Gabriola" w:eastAsia="Gabriola" w:hAnsi="Gabriola"/>
      <w:sz w:val="76"/>
      <w:szCs w:val="76"/>
      <w:u w:val="single"/>
    </w:rPr>
  </w:style>
  <w:style w:type="paragraph" w:styleId="Heading3">
    <w:name w:val="heading 3"/>
    <w:basedOn w:val="Normal"/>
    <w:next w:val="Normal"/>
    <w:pPr>
      <w:spacing w:line="917" w:lineRule="auto"/>
      <w:ind w:right="82"/>
      <w:jc w:val="center"/>
    </w:pPr>
    <w:rPr>
      <w:rFonts w:ascii="Gabriola" w:cs="Gabriola" w:eastAsia="Gabriola" w:hAnsi="Gabriola"/>
      <w:sz w:val="64"/>
      <w:szCs w:val="64"/>
      <w:u w:val="single"/>
    </w:rPr>
  </w:style>
  <w:style w:type="paragraph" w:styleId="Heading4">
    <w:name w:val="heading 4"/>
    <w:basedOn w:val="Normal"/>
    <w:next w:val="Normal"/>
    <w:pPr/>
    <w:rPr>
      <w:rFonts w:ascii="Gabriola" w:cs="Gabriola" w:eastAsia="Gabriola" w:hAnsi="Gabriola"/>
      <w:sz w:val="55"/>
      <w:szCs w:val="55"/>
      <w:u w:val="single"/>
    </w:rPr>
  </w:style>
  <w:style w:type="paragraph" w:styleId="Heading5">
    <w:name w:val="heading 5"/>
    <w:basedOn w:val="Normal"/>
    <w:next w:val="Normal"/>
    <w:pPr>
      <w:spacing w:before="76" w:lineRule="auto"/>
      <w:ind w:left="841" w:right="2787"/>
    </w:pPr>
    <w:rPr>
      <w:sz w:val="40"/>
      <w:szCs w:val="40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Comic Sans MS" w:cs="Comic Sans MS" w:eastAsia="Comic Sans MS" w:hAnsi="Comic Sans MS"/>
      <w:lang w:bidi="en-US"/>
    </w:rPr>
  </w:style>
  <w:style w:type="paragraph" w:styleId="Heading1">
    <w:name w:val="heading 1"/>
    <w:basedOn w:val="Normal"/>
    <w:uiPriority w:val="9"/>
    <w:qFormat w:val="1"/>
    <w:pPr>
      <w:jc w:val="center"/>
      <w:outlineLvl w:val="0"/>
    </w:pPr>
    <w:rPr>
      <w:rFonts w:ascii="Gabriola" w:cs="Gabriola" w:eastAsia="Gabriola" w:hAnsi="Gabriola"/>
      <w:sz w:val="96"/>
      <w:szCs w:val="96"/>
      <w:u w:color="000000" w:val="single"/>
    </w:rPr>
  </w:style>
  <w:style w:type="paragraph" w:styleId="Heading2">
    <w:name w:val="heading 2"/>
    <w:basedOn w:val="Normal"/>
    <w:uiPriority w:val="9"/>
    <w:unhideWhenUsed w:val="1"/>
    <w:qFormat w:val="1"/>
    <w:pPr>
      <w:spacing w:line="1117" w:lineRule="exact"/>
      <w:ind w:right="86"/>
      <w:jc w:val="center"/>
      <w:outlineLvl w:val="1"/>
    </w:pPr>
    <w:rPr>
      <w:rFonts w:ascii="Gabriola" w:cs="Gabriola" w:eastAsia="Gabriola" w:hAnsi="Gabriola"/>
      <w:sz w:val="76"/>
      <w:szCs w:val="76"/>
      <w:u w:color="000000" w:val="single"/>
    </w:rPr>
  </w:style>
  <w:style w:type="paragraph" w:styleId="Heading3">
    <w:name w:val="heading 3"/>
    <w:basedOn w:val="Normal"/>
    <w:uiPriority w:val="9"/>
    <w:unhideWhenUsed w:val="1"/>
    <w:qFormat w:val="1"/>
    <w:pPr>
      <w:spacing w:line="917" w:lineRule="exact"/>
      <w:ind w:right="82"/>
      <w:jc w:val="center"/>
      <w:outlineLvl w:val="2"/>
    </w:pPr>
    <w:rPr>
      <w:rFonts w:ascii="Gabriola" w:cs="Gabriola" w:eastAsia="Gabriola" w:hAnsi="Gabriola"/>
      <w:sz w:val="64"/>
      <w:szCs w:val="64"/>
      <w:u w:color="000000" w:val="single"/>
    </w:rPr>
  </w:style>
  <w:style w:type="paragraph" w:styleId="Heading4">
    <w:name w:val="heading 4"/>
    <w:basedOn w:val="Normal"/>
    <w:uiPriority w:val="9"/>
    <w:unhideWhenUsed w:val="1"/>
    <w:qFormat w:val="1"/>
    <w:pPr>
      <w:outlineLvl w:val="3"/>
    </w:pPr>
    <w:rPr>
      <w:rFonts w:ascii="Gabriola" w:cs="Gabriola" w:eastAsia="Gabriola" w:hAnsi="Gabriola"/>
      <w:sz w:val="55"/>
      <w:szCs w:val="55"/>
      <w:u w:color="000000" w:val="single"/>
    </w:rPr>
  </w:style>
  <w:style w:type="paragraph" w:styleId="Heading5">
    <w:name w:val="heading 5"/>
    <w:basedOn w:val="Normal"/>
    <w:uiPriority w:val="9"/>
    <w:unhideWhenUsed w:val="1"/>
    <w:qFormat w:val="1"/>
    <w:pPr>
      <w:spacing w:before="76"/>
      <w:ind w:left="841" w:right="2787"/>
      <w:outlineLvl w:val="4"/>
    </w:pPr>
    <w:rPr>
      <w:sz w:val="40"/>
      <w:szCs w:val="40"/>
      <w:u w:color="000000" w:val="singl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36"/>
      <w:szCs w:val="36"/>
    </w:rPr>
  </w:style>
  <w:style w:type="paragraph" w:styleId="ListParagraph">
    <w:name w:val="List Paragraph"/>
    <w:basedOn w:val="Normal"/>
    <w:uiPriority w:val="1"/>
    <w:qFormat w:val="1"/>
    <w:pPr>
      <w:ind w:left="1202" w:hanging="361"/>
    </w:pPr>
  </w:style>
  <w:style w:type="paragraph" w:styleId="TableParagraph" w:customStyle="1">
    <w:name w:val="Table Paragraph"/>
    <w:basedOn w:val="Normal"/>
    <w:uiPriority w:val="1"/>
    <w:qFormat w:val="1"/>
    <w:pPr>
      <w:spacing w:line="495" w:lineRule="exact"/>
      <w:ind w:left="112"/>
      <w:jc w:val="center"/>
    </w:pPr>
  </w:style>
  <w:style w:type="table" w:styleId="TableGrid">
    <w:name w:val="Table Grid"/>
    <w:basedOn w:val="TableNormal"/>
    <w:uiPriority w:val="39"/>
    <w:rsid w:val="008F1F78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BE6363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BE6363"/>
    <w:rPr>
      <w:rFonts w:ascii="Comic Sans MS" w:cs="Comic Sans MS" w:eastAsia="Comic Sans MS" w:hAnsi="Comic Sans MS"/>
      <w:lang w:bidi="en-US"/>
    </w:rPr>
  </w:style>
  <w:style w:type="paragraph" w:styleId="Footer">
    <w:name w:val="footer"/>
    <w:basedOn w:val="Normal"/>
    <w:link w:val="FooterChar"/>
    <w:uiPriority w:val="99"/>
    <w:unhideWhenUsed w:val="1"/>
    <w:rsid w:val="00BE6363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BE6363"/>
    <w:rPr>
      <w:rFonts w:ascii="Comic Sans MS" w:cs="Comic Sans MS" w:eastAsia="Comic Sans MS" w:hAnsi="Comic Sans MS"/>
      <w:lang w:bidi="en-US"/>
    </w:rPr>
  </w:style>
  <w:style w:type="character" w:styleId="Hyperlink">
    <w:name w:val="Hyperlink"/>
    <w:basedOn w:val="DefaultParagraphFont"/>
    <w:uiPriority w:val="99"/>
    <w:unhideWhenUsed w:val="1"/>
    <w:rsid w:val="00CA381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823A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header" Target="header3.xml"/><Relationship Id="rId22" Type="http://schemas.openxmlformats.org/officeDocument/2006/relationships/image" Target="media/image2.png"/><Relationship Id="rId10" Type="http://schemas.openxmlformats.org/officeDocument/2006/relationships/header" Target="header1.xml"/><Relationship Id="rId21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23" Type="http://schemas.openxmlformats.org/officeDocument/2006/relationships/header" Target="header4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5" Type="http://schemas.openxmlformats.org/officeDocument/2006/relationships/image" Target="media/image9.png"/><Relationship Id="rId14" Type="http://schemas.openxmlformats.org/officeDocument/2006/relationships/footer" Target="footer1.xml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0" Type="http://schemas.openxmlformats.org/officeDocument/2006/relationships/font" Target="fonts/GillSans-bold.ttf"/><Relationship Id="rId9" Type="http://schemas.openxmlformats.org/officeDocument/2006/relationships/font" Target="fonts/GillSans-regular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J1iQXbEpwsRubL77PBC2sBc5qA==">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2021-01-14T17:43:00Z</dcterms:created>
  <dc:creator>HAMEED SHAIK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2021-01-12T00:00:00Z</vt:filetime>
  </property>
</Properties>
</file>